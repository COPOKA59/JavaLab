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4442" w:rsidRPr="002030A2" w:rsidRDefault="00694442" w:rsidP="00694442">
      <w:pPr>
        <w:pStyle w:val="a4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2030A2">
        <w:rPr>
          <w:rFonts w:ascii="Times New Roman" w:hAnsi="Times New Roman" w:cs="Times New Roman"/>
          <w:b/>
          <w:caps/>
          <w:sz w:val="28"/>
          <w:szCs w:val="28"/>
        </w:rPr>
        <w:t>Министерство науки и высшего образования российской федерации</w:t>
      </w:r>
    </w:p>
    <w:p w:rsidR="00694442" w:rsidRPr="00EE777D" w:rsidRDefault="00694442" w:rsidP="0069444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ФГАОУ В</w:t>
      </w:r>
      <w:r w:rsidRPr="00EE777D">
        <w:rPr>
          <w:rFonts w:ascii="Times New Roman" w:hAnsi="Times New Roman" w:cs="Times New Roman"/>
          <w:b/>
          <w:sz w:val="28"/>
          <w:szCs w:val="28"/>
        </w:rPr>
        <w:t>О «Пермский государственный национальный исследовательский университет»</w:t>
      </w:r>
    </w:p>
    <w:p w:rsidR="00694442" w:rsidRPr="00EE777D" w:rsidRDefault="00694442" w:rsidP="0069444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94442" w:rsidRPr="005C5AB1" w:rsidRDefault="00694442" w:rsidP="0069444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5C5AB1">
        <w:rPr>
          <w:rFonts w:ascii="Times New Roman" w:hAnsi="Times New Roman" w:cs="Times New Roman"/>
          <w:sz w:val="28"/>
          <w:szCs w:val="28"/>
        </w:rPr>
        <w:t>Физический факультет</w:t>
      </w:r>
    </w:p>
    <w:p w:rsidR="00694442" w:rsidRPr="005C5AB1" w:rsidRDefault="00694442" w:rsidP="00694442">
      <w:pPr>
        <w:pStyle w:val="a4"/>
        <w:pBdr>
          <w:bottom w:val="single" w:sz="6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350954032"/>
      <w:r w:rsidRPr="005C5AB1">
        <w:rPr>
          <w:rFonts w:ascii="Times New Roman" w:hAnsi="Times New Roman" w:cs="Times New Roman"/>
          <w:sz w:val="28"/>
          <w:szCs w:val="28"/>
        </w:rPr>
        <w:t xml:space="preserve">Кафедра </w:t>
      </w:r>
      <w:bookmarkEnd w:id="0"/>
      <w:r w:rsidRPr="005C5AB1">
        <w:rPr>
          <w:rFonts w:ascii="Times New Roman" w:hAnsi="Times New Roman" w:cs="Times New Roman"/>
          <w:sz w:val="28"/>
          <w:szCs w:val="28"/>
        </w:rPr>
        <w:t>радиоэлектроники и защиты информации</w:t>
      </w:r>
    </w:p>
    <w:p w:rsidR="00694442" w:rsidRPr="00CE2532" w:rsidRDefault="00694442" w:rsidP="00694442"/>
    <w:p w:rsidR="00694442" w:rsidRPr="00EE777D" w:rsidRDefault="00694442" w:rsidP="0069444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_Toc350954033"/>
    </w:p>
    <w:p w:rsidR="00694442" w:rsidRPr="00EE777D" w:rsidRDefault="00694442" w:rsidP="0069444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94442" w:rsidRPr="00EE777D" w:rsidRDefault="00694442" w:rsidP="0069444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94442" w:rsidRPr="00EE777D" w:rsidRDefault="00694442" w:rsidP="0069444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94442" w:rsidRPr="00EE777D" w:rsidRDefault="00694442" w:rsidP="0069444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94442" w:rsidRPr="00EE777D" w:rsidRDefault="00694442" w:rsidP="0069444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94442" w:rsidRPr="00EE777D" w:rsidRDefault="00694442" w:rsidP="0069444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94442" w:rsidRPr="00EE777D" w:rsidRDefault="00694442" w:rsidP="0069444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bookmarkEnd w:id="1"/>
    <w:p w:rsidR="00694442" w:rsidRPr="005C5AB1" w:rsidRDefault="00694442" w:rsidP="0069444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5C5AB1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5C5AB1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:rsidR="00694442" w:rsidRPr="005C5AB1" w:rsidRDefault="00694442" w:rsidP="00694442">
      <w:pPr>
        <w:pStyle w:val="a4"/>
        <w:jc w:val="center"/>
        <w:rPr>
          <w:rFonts w:ascii="Times New Roman" w:hAnsi="Times New Roman" w:cs="Times New Roman"/>
          <w:sz w:val="32"/>
          <w:szCs w:val="32"/>
        </w:rPr>
      </w:pPr>
      <w:bookmarkStart w:id="2" w:name="_Toc350954034"/>
      <w:r w:rsidRPr="005C5AB1">
        <w:rPr>
          <w:rFonts w:ascii="Times New Roman" w:hAnsi="Times New Roman" w:cs="Times New Roman"/>
          <w:sz w:val="32"/>
          <w:szCs w:val="32"/>
        </w:rPr>
        <w:t>Лабораторная работа №</w:t>
      </w:r>
      <w:bookmarkEnd w:id="2"/>
      <w:r>
        <w:rPr>
          <w:rFonts w:ascii="Times New Roman" w:hAnsi="Times New Roman" w:cs="Times New Roman"/>
          <w:sz w:val="32"/>
          <w:szCs w:val="32"/>
        </w:rPr>
        <w:t>2</w:t>
      </w:r>
      <w:r w:rsidRPr="005C5AB1">
        <w:rPr>
          <w:rFonts w:ascii="Times New Roman" w:hAnsi="Times New Roman" w:cs="Times New Roman"/>
          <w:sz w:val="32"/>
          <w:szCs w:val="32"/>
        </w:rPr>
        <w:t xml:space="preserve"> на тему </w:t>
      </w:r>
    </w:p>
    <w:p w:rsidR="00694442" w:rsidRPr="00EE777D" w:rsidRDefault="00694442" w:rsidP="0069444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E777D">
        <w:rPr>
          <w:rFonts w:ascii="Times New Roman" w:hAnsi="Times New Roman" w:cs="Times New Roman"/>
          <w:b/>
          <w:sz w:val="32"/>
          <w:szCs w:val="32"/>
        </w:rPr>
        <w:t>«</w:t>
      </w:r>
      <w:bookmarkStart w:id="3" w:name="_Toc350954035"/>
      <w:r>
        <w:rPr>
          <w:rFonts w:ascii="Times New Roman" w:hAnsi="Times New Roman" w:cs="Times New Roman"/>
          <w:b/>
          <w:sz w:val="32"/>
          <w:szCs w:val="32"/>
        </w:rPr>
        <w:t xml:space="preserve">Технологии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Java</w:t>
      </w:r>
      <w:r w:rsidRPr="00D43066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для создания серверных приложений</w:t>
      </w:r>
      <w:r w:rsidRPr="00EE777D">
        <w:rPr>
          <w:rFonts w:ascii="Times New Roman" w:hAnsi="Times New Roman" w:cs="Times New Roman"/>
          <w:b/>
          <w:sz w:val="32"/>
          <w:szCs w:val="32"/>
        </w:rPr>
        <w:t>»</w:t>
      </w:r>
      <w:bookmarkEnd w:id="3"/>
    </w:p>
    <w:p w:rsidR="00694442" w:rsidRPr="002030A2" w:rsidRDefault="00694442" w:rsidP="00694442">
      <w:pPr>
        <w:pStyle w:val="a4"/>
        <w:ind w:left="4395"/>
        <w:rPr>
          <w:rFonts w:ascii="Times New Roman" w:hAnsi="Times New Roman" w:cs="Times New Roman"/>
          <w:sz w:val="28"/>
          <w:szCs w:val="28"/>
        </w:rPr>
      </w:pPr>
      <w:r w:rsidRPr="002030A2">
        <w:rPr>
          <w:rFonts w:ascii="Times New Roman" w:hAnsi="Times New Roman" w:cs="Times New Roman"/>
          <w:sz w:val="28"/>
          <w:szCs w:val="28"/>
        </w:rPr>
        <w:t>Выполнил:</w:t>
      </w:r>
    </w:p>
    <w:p w:rsidR="00694442" w:rsidRPr="002030A2" w:rsidRDefault="00694442" w:rsidP="00694442">
      <w:pPr>
        <w:pStyle w:val="a4"/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2030A2">
        <w:rPr>
          <w:rFonts w:ascii="Times New Roman" w:hAnsi="Times New Roman" w:cs="Times New Roman"/>
          <w:sz w:val="28"/>
          <w:szCs w:val="28"/>
        </w:rPr>
        <w:t>тудент 2 курса физического факультета</w:t>
      </w:r>
    </w:p>
    <w:p w:rsidR="00694442" w:rsidRPr="002030A2" w:rsidRDefault="00694442" w:rsidP="00694442">
      <w:pPr>
        <w:pStyle w:val="a4"/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ПМИ</w:t>
      </w:r>
      <w:r w:rsidRPr="002030A2">
        <w:rPr>
          <w:rFonts w:ascii="Times New Roman" w:hAnsi="Times New Roman" w:cs="Times New Roman"/>
          <w:sz w:val="28"/>
          <w:szCs w:val="28"/>
        </w:rPr>
        <w:t>-</w:t>
      </w:r>
      <w:r w:rsidRPr="00027402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</w:rPr>
        <w:t xml:space="preserve">2021 </w:t>
      </w:r>
    </w:p>
    <w:p w:rsidR="00694442" w:rsidRPr="002030A2" w:rsidRDefault="00694442" w:rsidP="00694442">
      <w:pPr>
        <w:pStyle w:val="a4"/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2030A2">
        <w:rPr>
          <w:rFonts w:ascii="Times New Roman" w:hAnsi="Times New Roman" w:cs="Times New Roman"/>
          <w:sz w:val="28"/>
          <w:szCs w:val="28"/>
        </w:rPr>
        <w:t>аправление «01.03.02 Прикладная математика и информатика»</w:t>
      </w:r>
    </w:p>
    <w:p w:rsidR="00ED19E8" w:rsidRDefault="00694442" w:rsidP="00694442">
      <w:pPr>
        <w:pStyle w:val="a4"/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2030A2">
        <w:rPr>
          <w:rFonts w:ascii="Times New Roman" w:hAnsi="Times New Roman" w:cs="Times New Roman"/>
          <w:sz w:val="28"/>
          <w:szCs w:val="28"/>
        </w:rPr>
        <w:t>рофиль «Инженерия программного обеспечения»</w:t>
      </w:r>
    </w:p>
    <w:p w:rsidR="00694442" w:rsidRPr="007E51D2" w:rsidRDefault="00694442" w:rsidP="00694442">
      <w:pPr>
        <w:pStyle w:val="a4"/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Макарова Полина Фёдоровна</w:t>
      </w:r>
    </w:p>
    <w:p w:rsidR="00694442" w:rsidRPr="00EE777D" w:rsidRDefault="00694442" w:rsidP="0069444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694442" w:rsidRPr="00EE777D" w:rsidRDefault="00694442" w:rsidP="0069444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694442" w:rsidRPr="00EE777D" w:rsidRDefault="00694442" w:rsidP="0069444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694442" w:rsidRPr="00EE777D" w:rsidRDefault="00694442" w:rsidP="0069444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694442" w:rsidRDefault="00694442" w:rsidP="0069444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962F3B" w:rsidRDefault="00962F3B" w:rsidP="00962F3B">
      <w:pPr>
        <w:ind w:left="3828"/>
      </w:pPr>
    </w:p>
    <w:p w:rsidR="00962F3B" w:rsidRPr="00962F3B" w:rsidRDefault="00962F3B" w:rsidP="00962F3B">
      <w:pPr>
        <w:ind w:left="3828"/>
      </w:pPr>
    </w:p>
    <w:p w:rsidR="00694442" w:rsidRPr="00EE777D" w:rsidRDefault="00694442" w:rsidP="0069444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694442" w:rsidRPr="00C71E1D" w:rsidRDefault="00694442" w:rsidP="0069444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EE777D">
        <w:rPr>
          <w:rFonts w:ascii="Times New Roman" w:hAnsi="Times New Roman" w:cs="Times New Roman"/>
          <w:sz w:val="28"/>
          <w:szCs w:val="28"/>
        </w:rPr>
        <w:t>Пермь, 20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EE777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E777D">
        <w:rPr>
          <w:rFonts w:ascii="Times New Roman" w:hAnsi="Times New Roman" w:cs="Times New Roman"/>
          <w:sz w:val="28"/>
          <w:szCs w:val="28"/>
        </w:rPr>
        <w:t>г.</w:t>
      </w:r>
      <w:r>
        <w:br w:type="page"/>
      </w:r>
    </w:p>
    <w:p w:rsidR="000D3E67" w:rsidRPr="000D3E67" w:rsidRDefault="000D3E67" w:rsidP="000D3E67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1E1D"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p w:rsidR="00376750" w:rsidRDefault="000D3E67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\t "Заголовок 1 без номера;1" </w:instrText>
      </w:r>
      <w:r>
        <w:fldChar w:fldCharType="separate"/>
      </w:r>
      <w:hyperlink w:anchor="_Toc130163292" w:history="1">
        <w:r w:rsidR="00376750" w:rsidRPr="005A4F59">
          <w:rPr>
            <w:rStyle w:val="aa"/>
            <w:noProof/>
          </w:rPr>
          <w:t>1.</w:t>
        </w:r>
        <w:r w:rsidR="003767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76750" w:rsidRPr="005A4F59">
          <w:rPr>
            <w:rStyle w:val="aa"/>
            <w:noProof/>
          </w:rPr>
          <w:t>Введение</w:t>
        </w:r>
        <w:r w:rsidR="00376750">
          <w:rPr>
            <w:noProof/>
            <w:webHidden/>
          </w:rPr>
          <w:tab/>
        </w:r>
        <w:r w:rsidR="00376750">
          <w:rPr>
            <w:noProof/>
            <w:webHidden/>
          </w:rPr>
          <w:fldChar w:fldCharType="begin"/>
        </w:r>
        <w:r w:rsidR="00376750">
          <w:rPr>
            <w:noProof/>
            <w:webHidden/>
          </w:rPr>
          <w:instrText xml:space="preserve"> PAGEREF _Toc130163292 \h </w:instrText>
        </w:r>
        <w:r w:rsidR="00376750">
          <w:rPr>
            <w:noProof/>
            <w:webHidden/>
          </w:rPr>
        </w:r>
        <w:r w:rsidR="00376750">
          <w:rPr>
            <w:noProof/>
            <w:webHidden/>
          </w:rPr>
          <w:fldChar w:fldCharType="separate"/>
        </w:r>
        <w:r w:rsidR="005461B8">
          <w:rPr>
            <w:noProof/>
            <w:webHidden/>
          </w:rPr>
          <w:t>3</w:t>
        </w:r>
        <w:r w:rsidR="00376750">
          <w:rPr>
            <w:noProof/>
            <w:webHidden/>
          </w:rPr>
          <w:fldChar w:fldCharType="end"/>
        </w:r>
      </w:hyperlink>
    </w:p>
    <w:p w:rsidR="00376750" w:rsidRDefault="00760B14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163293" w:history="1">
        <w:r w:rsidR="00376750" w:rsidRPr="005A4F59">
          <w:rPr>
            <w:rStyle w:val="aa"/>
            <w:noProof/>
          </w:rPr>
          <w:t>2.</w:t>
        </w:r>
        <w:r w:rsidR="003767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76750" w:rsidRPr="005A4F59">
          <w:rPr>
            <w:rStyle w:val="aa"/>
            <w:noProof/>
          </w:rPr>
          <w:t>Постановка задачи</w:t>
        </w:r>
        <w:r w:rsidR="00376750">
          <w:rPr>
            <w:noProof/>
            <w:webHidden/>
          </w:rPr>
          <w:tab/>
        </w:r>
        <w:r w:rsidR="00376750">
          <w:rPr>
            <w:noProof/>
            <w:webHidden/>
          </w:rPr>
          <w:fldChar w:fldCharType="begin"/>
        </w:r>
        <w:r w:rsidR="00376750">
          <w:rPr>
            <w:noProof/>
            <w:webHidden/>
          </w:rPr>
          <w:instrText xml:space="preserve"> PAGEREF _Toc130163293 \h </w:instrText>
        </w:r>
        <w:r w:rsidR="00376750">
          <w:rPr>
            <w:noProof/>
            <w:webHidden/>
          </w:rPr>
        </w:r>
        <w:r w:rsidR="00376750">
          <w:rPr>
            <w:noProof/>
            <w:webHidden/>
          </w:rPr>
          <w:fldChar w:fldCharType="separate"/>
        </w:r>
        <w:r w:rsidR="005461B8">
          <w:rPr>
            <w:noProof/>
            <w:webHidden/>
          </w:rPr>
          <w:t>4</w:t>
        </w:r>
        <w:r w:rsidR="00376750">
          <w:rPr>
            <w:noProof/>
            <w:webHidden/>
          </w:rPr>
          <w:fldChar w:fldCharType="end"/>
        </w:r>
      </w:hyperlink>
    </w:p>
    <w:p w:rsidR="00376750" w:rsidRDefault="00760B14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163294" w:history="1">
        <w:r w:rsidR="00376750" w:rsidRPr="005A4F59">
          <w:rPr>
            <w:rStyle w:val="aa"/>
            <w:noProof/>
          </w:rPr>
          <w:t>3.</w:t>
        </w:r>
        <w:r w:rsidR="003767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76750" w:rsidRPr="005A4F59">
          <w:rPr>
            <w:rStyle w:val="aa"/>
            <w:noProof/>
          </w:rPr>
          <w:t>Практическая реализация</w:t>
        </w:r>
        <w:r w:rsidR="00376750">
          <w:rPr>
            <w:noProof/>
            <w:webHidden/>
          </w:rPr>
          <w:tab/>
        </w:r>
        <w:r w:rsidR="00376750">
          <w:rPr>
            <w:noProof/>
            <w:webHidden/>
          </w:rPr>
          <w:fldChar w:fldCharType="begin"/>
        </w:r>
        <w:r w:rsidR="00376750">
          <w:rPr>
            <w:noProof/>
            <w:webHidden/>
          </w:rPr>
          <w:instrText xml:space="preserve"> PAGEREF _Toc130163294 \h </w:instrText>
        </w:r>
        <w:r w:rsidR="00376750">
          <w:rPr>
            <w:noProof/>
            <w:webHidden/>
          </w:rPr>
        </w:r>
        <w:r w:rsidR="00376750">
          <w:rPr>
            <w:noProof/>
            <w:webHidden/>
          </w:rPr>
          <w:fldChar w:fldCharType="separate"/>
        </w:r>
        <w:r w:rsidR="005461B8">
          <w:rPr>
            <w:noProof/>
            <w:webHidden/>
          </w:rPr>
          <w:t>5</w:t>
        </w:r>
        <w:r w:rsidR="00376750">
          <w:rPr>
            <w:noProof/>
            <w:webHidden/>
          </w:rPr>
          <w:fldChar w:fldCharType="end"/>
        </w:r>
      </w:hyperlink>
    </w:p>
    <w:p w:rsidR="00376750" w:rsidRDefault="00760B1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163295" w:history="1">
        <w:r w:rsidR="00376750" w:rsidRPr="005A4F59">
          <w:rPr>
            <w:rStyle w:val="aa"/>
            <w:noProof/>
          </w:rPr>
          <w:t>3.1.</w:t>
        </w:r>
        <w:r w:rsidR="003767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76750" w:rsidRPr="005A4F59">
          <w:rPr>
            <w:rStyle w:val="aa"/>
            <w:noProof/>
          </w:rPr>
          <w:t>Используемый инструментарий</w:t>
        </w:r>
        <w:r w:rsidR="00376750">
          <w:rPr>
            <w:noProof/>
            <w:webHidden/>
          </w:rPr>
          <w:tab/>
        </w:r>
        <w:r w:rsidR="00376750">
          <w:rPr>
            <w:noProof/>
            <w:webHidden/>
          </w:rPr>
          <w:fldChar w:fldCharType="begin"/>
        </w:r>
        <w:r w:rsidR="00376750">
          <w:rPr>
            <w:noProof/>
            <w:webHidden/>
          </w:rPr>
          <w:instrText xml:space="preserve"> PAGEREF _Toc130163295 \h </w:instrText>
        </w:r>
        <w:r w:rsidR="00376750">
          <w:rPr>
            <w:noProof/>
            <w:webHidden/>
          </w:rPr>
        </w:r>
        <w:r w:rsidR="00376750">
          <w:rPr>
            <w:noProof/>
            <w:webHidden/>
          </w:rPr>
          <w:fldChar w:fldCharType="separate"/>
        </w:r>
        <w:r w:rsidR="005461B8">
          <w:rPr>
            <w:noProof/>
            <w:webHidden/>
          </w:rPr>
          <w:t>5</w:t>
        </w:r>
        <w:r w:rsidR="00376750">
          <w:rPr>
            <w:noProof/>
            <w:webHidden/>
          </w:rPr>
          <w:fldChar w:fldCharType="end"/>
        </w:r>
      </w:hyperlink>
    </w:p>
    <w:p w:rsidR="00376750" w:rsidRDefault="00760B1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163296" w:history="1">
        <w:r w:rsidR="00376750" w:rsidRPr="005A4F59">
          <w:rPr>
            <w:rStyle w:val="aa"/>
            <w:noProof/>
          </w:rPr>
          <w:t>3.2.</w:t>
        </w:r>
        <w:r w:rsidR="003767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76750" w:rsidRPr="005A4F59">
          <w:rPr>
            <w:rStyle w:val="aa"/>
            <w:noProof/>
          </w:rPr>
          <w:t>Модель данных</w:t>
        </w:r>
        <w:r w:rsidR="00376750">
          <w:rPr>
            <w:noProof/>
            <w:webHidden/>
          </w:rPr>
          <w:tab/>
        </w:r>
        <w:r w:rsidR="00376750">
          <w:rPr>
            <w:noProof/>
            <w:webHidden/>
          </w:rPr>
          <w:fldChar w:fldCharType="begin"/>
        </w:r>
        <w:r w:rsidR="00376750">
          <w:rPr>
            <w:noProof/>
            <w:webHidden/>
          </w:rPr>
          <w:instrText xml:space="preserve"> PAGEREF _Toc130163296 \h </w:instrText>
        </w:r>
        <w:r w:rsidR="00376750">
          <w:rPr>
            <w:noProof/>
            <w:webHidden/>
          </w:rPr>
        </w:r>
        <w:r w:rsidR="00376750">
          <w:rPr>
            <w:noProof/>
            <w:webHidden/>
          </w:rPr>
          <w:fldChar w:fldCharType="separate"/>
        </w:r>
        <w:r w:rsidR="005461B8">
          <w:rPr>
            <w:noProof/>
            <w:webHidden/>
          </w:rPr>
          <w:t>6</w:t>
        </w:r>
        <w:r w:rsidR="00376750">
          <w:rPr>
            <w:noProof/>
            <w:webHidden/>
          </w:rPr>
          <w:fldChar w:fldCharType="end"/>
        </w:r>
      </w:hyperlink>
    </w:p>
    <w:p w:rsidR="00376750" w:rsidRDefault="00760B1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163297" w:history="1">
        <w:r w:rsidR="00376750" w:rsidRPr="005A4F59">
          <w:rPr>
            <w:rStyle w:val="aa"/>
            <w:noProof/>
          </w:rPr>
          <w:t>3.3.</w:t>
        </w:r>
        <w:r w:rsidR="003767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76750" w:rsidRPr="005A4F59">
          <w:rPr>
            <w:rStyle w:val="aa"/>
            <w:noProof/>
          </w:rPr>
          <w:t>Программный интерфейс</w:t>
        </w:r>
        <w:r w:rsidR="00376750">
          <w:rPr>
            <w:noProof/>
            <w:webHidden/>
          </w:rPr>
          <w:tab/>
        </w:r>
        <w:r w:rsidR="00376750">
          <w:rPr>
            <w:noProof/>
            <w:webHidden/>
          </w:rPr>
          <w:fldChar w:fldCharType="begin"/>
        </w:r>
        <w:r w:rsidR="00376750">
          <w:rPr>
            <w:noProof/>
            <w:webHidden/>
          </w:rPr>
          <w:instrText xml:space="preserve"> PAGEREF _Toc130163297 \h </w:instrText>
        </w:r>
        <w:r w:rsidR="00376750">
          <w:rPr>
            <w:noProof/>
            <w:webHidden/>
          </w:rPr>
        </w:r>
        <w:r w:rsidR="00376750">
          <w:rPr>
            <w:noProof/>
            <w:webHidden/>
          </w:rPr>
          <w:fldChar w:fldCharType="separate"/>
        </w:r>
        <w:r w:rsidR="005461B8">
          <w:rPr>
            <w:noProof/>
            <w:webHidden/>
          </w:rPr>
          <w:t>7</w:t>
        </w:r>
        <w:r w:rsidR="00376750">
          <w:rPr>
            <w:noProof/>
            <w:webHidden/>
          </w:rPr>
          <w:fldChar w:fldCharType="end"/>
        </w:r>
      </w:hyperlink>
    </w:p>
    <w:p w:rsidR="00376750" w:rsidRDefault="00760B1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163298" w:history="1">
        <w:r w:rsidR="00376750" w:rsidRPr="005A4F59">
          <w:rPr>
            <w:rStyle w:val="aa"/>
            <w:noProof/>
          </w:rPr>
          <w:t>3.4.</w:t>
        </w:r>
        <w:r w:rsidR="003767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76750" w:rsidRPr="005A4F59">
          <w:rPr>
            <w:rStyle w:val="aa"/>
            <w:noProof/>
          </w:rPr>
          <w:t>Хранение данных</w:t>
        </w:r>
        <w:r w:rsidR="00376750">
          <w:rPr>
            <w:noProof/>
            <w:webHidden/>
          </w:rPr>
          <w:tab/>
        </w:r>
        <w:r w:rsidR="00376750">
          <w:rPr>
            <w:noProof/>
            <w:webHidden/>
          </w:rPr>
          <w:fldChar w:fldCharType="begin"/>
        </w:r>
        <w:r w:rsidR="00376750">
          <w:rPr>
            <w:noProof/>
            <w:webHidden/>
          </w:rPr>
          <w:instrText xml:space="preserve"> PAGEREF _Toc130163298 \h </w:instrText>
        </w:r>
        <w:r w:rsidR="00376750">
          <w:rPr>
            <w:noProof/>
            <w:webHidden/>
          </w:rPr>
        </w:r>
        <w:r w:rsidR="00376750">
          <w:rPr>
            <w:noProof/>
            <w:webHidden/>
          </w:rPr>
          <w:fldChar w:fldCharType="separate"/>
        </w:r>
        <w:r w:rsidR="005461B8">
          <w:rPr>
            <w:noProof/>
            <w:webHidden/>
          </w:rPr>
          <w:t>18</w:t>
        </w:r>
        <w:r w:rsidR="00376750">
          <w:rPr>
            <w:noProof/>
            <w:webHidden/>
          </w:rPr>
          <w:fldChar w:fldCharType="end"/>
        </w:r>
      </w:hyperlink>
    </w:p>
    <w:p w:rsidR="00376750" w:rsidRDefault="00760B1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163299" w:history="1">
        <w:r w:rsidR="00376750" w:rsidRPr="005A4F59">
          <w:rPr>
            <w:rStyle w:val="aa"/>
            <w:noProof/>
          </w:rPr>
          <w:t>3.5.</w:t>
        </w:r>
        <w:r w:rsidR="003767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76750" w:rsidRPr="005A4F59">
          <w:rPr>
            <w:rStyle w:val="aa"/>
            <w:noProof/>
          </w:rPr>
          <w:t>Логика работы программы</w:t>
        </w:r>
        <w:r w:rsidR="00376750">
          <w:rPr>
            <w:noProof/>
            <w:webHidden/>
          </w:rPr>
          <w:tab/>
        </w:r>
        <w:r w:rsidR="00376750">
          <w:rPr>
            <w:noProof/>
            <w:webHidden/>
          </w:rPr>
          <w:fldChar w:fldCharType="begin"/>
        </w:r>
        <w:r w:rsidR="00376750">
          <w:rPr>
            <w:noProof/>
            <w:webHidden/>
          </w:rPr>
          <w:instrText xml:space="preserve"> PAGEREF _Toc130163299 \h </w:instrText>
        </w:r>
        <w:r w:rsidR="00376750">
          <w:rPr>
            <w:noProof/>
            <w:webHidden/>
          </w:rPr>
        </w:r>
        <w:r w:rsidR="00376750">
          <w:rPr>
            <w:noProof/>
            <w:webHidden/>
          </w:rPr>
          <w:fldChar w:fldCharType="separate"/>
        </w:r>
        <w:r w:rsidR="005461B8">
          <w:rPr>
            <w:noProof/>
            <w:webHidden/>
          </w:rPr>
          <w:t>23</w:t>
        </w:r>
        <w:r w:rsidR="00376750">
          <w:rPr>
            <w:noProof/>
            <w:webHidden/>
          </w:rPr>
          <w:fldChar w:fldCharType="end"/>
        </w:r>
      </w:hyperlink>
    </w:p>
    <w:p w:rsidR="00376750" w:rsidRDefault="00760B1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163300" w:history="1">
        <w:r w:rsidR="00376750" w:rsidRPr="005A4F59">
          <w:rPr>
            <w:rStyle w:val="aa"/>
            <w:noProof/>
          </w:rPr>
          <w:t>3.6.</w:t>
        </w:r>
        <w:r w:rsidR="003767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76750" w:rsidRPr="005A4F59">
          <w:rPr>
            <w:rStyle w:val="aa"/>
            <w:noProof/>
          </w:rPr>
          <w:t>Тестирование программы</w:t>
        </w:r>
        <w:r w:rsidR="00376750">
          <w:rPr>
            <w:noProof/>
            <w:webHidden/>
          </w:rPr>
          <w:tab/>
        </w:r>
        <w:r w:rsidR="00376750">
          <w:rPr>
            <w:noProof/>
            <w:webHidden/>
          </w:rPr>
          <w:fldChar w:fldCharType="begin"/>
        </w:r>
        <w:r w:rsidR="00376750">
          <w:rPr>
            <w:noProof/>
            <w:webHidden/>
          </w:rPr>
          <w:instrText xml:space="preserve"> PAGEREF _Toc130163300 \h </w:instrText>
        </w:r>
        <w:r w:rsidR="00376750">
          <w:rPr>
            <w:noProof/>
            <w:webHidden/>
          </w:rPr>
        </w:r>
        <w:r w:rsidR="00376750">
          <w:rPr>
            <w:noProof/>
            <w:webHidden/>
          </w:rPr>
          <w:fldChar w:fldCharType="separate"/>
        </w:r>
        <w:r w:rsidR="005461B8">
          <w:rPr>
            <w:noProof/>
            <w:webHidden/>
          </w:rPr>
          <w:t>24</w:t>
        </w:r>
        <w:r w:rsidR="00376750">
          <w:rPr>
            <w:noProof/>
            <w:webHidden/>
          </w:rPr>
          <w:fldChar w:fldCharType="end"/>
        </w:r>
      </w:hyperlink>
    </w:p>
    <w:p w:rsidR="00376750" w:rsidRDefault="00760B14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163301" w:history="1">
        <w:r w:rsidR="00376750" w:rsidRPr="005A4F59">
          <w:rPr>
            <w:rStyle w:val="aa"/>
            <w:noProof/>
          </w:rPr>
          <w:t>4.</w:t>
        </w:r>
        <w:r w:rsidR="003767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76750" w:rsidRPr="005A4F59">
          <w:rPr>
            <w:rStyle w:val="aa"/>
            <w:noProof/>
          </w:rPr>
          <w:t>Заключение</w:t>
        </w:r>
        <w:r w:rsidR="00376750">
          <w:rPr>
            <w:noProof/>
            <w:webHidden/>
          </w:rPr>
          <w:tab/>
        </w:r>
        <w:r w:rsidR="00376750">
          <w:rPr>
            <w:noProof/>
            <w:webHidden/>
          </w:rPr>
          <w:fldChar w:fldCharType="begin"/>
        </w:r>
        <w:r w:rsidR="00376750">
          <w:rPr>
            <w:noProof/>
            <w:webHidden/>
          </w:rPr>
          <w:instrText xml:space="preserve"> PAGEREF _Toc130163301 \h </w:instrText>
        </w:r>
        <w:r w:rsidR="00376750">
          <w:rPr>
            <w:noProof/>
            <w:webHidden/>
          </w:rPr>
        </w:r>
        <w:r w:rsidR="00376750">
          <w:rPr>
            <w:noProof/>
            <w:webHidden/>
          </w:rPr>
          <w:fldChar w:fldCharType="separate"/>
        </w:r>
        <w:r w:rsidR="005461B8">
          <w:rPr>
            <w:noProof/>
            <w:webHidden/>
          </w:rPr>
          <w:t>28</w:t>
        </w:r>
        <w:r w:rsidR="00376750">
          <w:rPr>
            <w:noProof/>
            <w:webHidden/>
          </w:rPr>
          <w:fldChar w:fldCharType="end"/>
        </w:r>
      </w:hyperlink>
    </w:p>
    <w:p w:rsidR="00376750" w:rsidRDefault="00760B14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163302" w:history="1">
        <w:r w:rsidR="00376750" w:rsidRPr="005A4F59">
          <w:rPr>
            <w:rStyle w:val="aa"/>
            <w:noProof/>
          </w:rPr>
          <w:t>5.</w:t>
        </w:r>
        <w:r w:rsidR="003767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76750" w:rsidRPr="005A4F59">
          <w:rPr>
            <w:rStyle w:val="aa"/>
            <w:noProof/>
          </w:rPr>
          <w:t>Список литературы</w:t>
        </w:r>
        <w:r w:rsidR="00376750">
          <w:rPr>
            <w:noProof/>
            <w:webHidden/>
          </w:rPr>
          <w:tab/>
        </w:r>
        <w:r w:rsidR="00376750">
          <w:rPr>
            <w:noProof/>
            <w:webHidden/>
          </w:rPr>
          <w:fldChar w:fldCharType="begin"/>
        </w:r>
        <w:r w:rsidR="00376750">
          <w:rPr>
            <w:noProof/>
            <w:webHidden/>
          </w:rPr>
          <w:instrText xml:space="preserve"> PAGEREF _Toc130163302 \h </w:instrText>
        </w:r>
        <w:r w:rsidR="00376750">
          <w:rPr>
            <w:noProof/>
            <w:webHidden/>
          </w:rPr>
        </w:r>
        <w:r w:rsidR="00376750">
          <w:rPr>
            <w:noProof/>
            <w:webHidden/>
          </w:rPr>
          <w:fldChar w:fldCharType="separate"/>
        </w:r>
        <w:r w:rsidR="005461B8">
          <w:rPr>
            <w:noProof/>
            <w:webHidden/>
          </w:rPr>
          <w:t>29</w:t>
        </w:r>
        <w:r w:rsidR="00376750">
          <w:rPr>
            <w:noProof/>
            <w:webHidden/>
          </w:rPr>
          <w:fldChar w:fldCharType="end"/>
        </w:r>
      </w:hyperlink>
    </w:p>
    <w:p w:rsidR="00962F3B" w:rsidRDefault="000D3E67" w:rsidP="000D3E67">
      <w:pPr>
        <w:ind w:firstLine="0"/>
      </w:pPr>
      <w:r>
        <w:rPr>
          <w:b/>
        </w:rPr>
        <w:fldChar w:fldCharType="end"/>
      </w:r>
    </w:p>
    <w:p w:rsidR="00962F3B" w:rsidRDefault="00962F3B" w:rsidP="00694442">
      <w:r>
        <w:br w:type="page"/>
      </w:r>
    </w:p>
    <w:p w:rsidR="000D3E67" w:rsidRPr="00EE777D" w:rsidRDefault="000D3E67" w:rsidP="00213230">
      <w:pPr>
        <w:pStyle w:val="10"/>
        <w:numPr>
          <w:ilvl w:val="0"/>
          <w:numId w:val="2"/>
        </w:numPr>
        <w:ind w:left="0"/>
      </w:pPr>
      <w:bookmarkStart w:id="4" w:name="_Toc130163292"/>
      <w:r>
        <w:lastRenderedPageBreak/>
        <w:t>Введение</w:t>
      </w:r>
      <w:bookmarkEnd w:id="4"/>
    </w:p>
    <w:p w:rsidR="000D3E67" w:rsidRDefault="000D3E67" w:rsidP="000D3E67">
      <w:r w:rsidRPr="00B02239">
        <w:rPr>
          <w:b/>
        </w:rPr>
        <w:t>Цель работы.</w:t>
      </w:r>
      <w:r>
        <w:t xml:space="preserve"> Ознакомление с существующими технологиями </w:t>
      </w:r>
      <w:r>
        <w:rPr>
          <w:lang w:val="en-US"/>
        </w:rPr>
        <w:t>Java</w:t>
      </w:r>
      <w:r>
        <w:t xml:space="preserve"> для создания кроссплатформенных микросервисных приложений, обладающих программным интерфейсом </w:t>
      </w:r>
      <w:r>
        <w:rPr>
          <w:lang w:val="en-US"/>
        </w:rPr>
        <w:t>API</w:t>
      </w:r>
      <w:r>
        <w:t xml:space="preserve">, работающим по протоколу </w:t>
      </w:r>
      <w:r>
        <w:rPr>
          <w:lang w:val="en-US"/>
        </w:rPr>
        <w:t>HTTP</w:t>
      </w:r>
      <w:r w:rsidRPr="004D4ED7">
        <w:t xml:space="preserve"> </w:t>
      </w:r>
      <w:r>
        <w:rPr>
          <w:lang w:val="en-US"/>
        </w:rPr>
        <w:t>REST</w:t>
      </w:r>
      <w:r>
        <w:t>.</w:t>
      </w:r>
    </w:p>
    <w:p w:rsidR="000D3E67" w:rsidRDefault="000D3E67" w:rsidP="000D3E67">
      <w:pPr>
        <w:ind w:firstLine="0"/>
      </w:pPr>
    </w:p>
    <w:p w:rsidR="000D3E67" w:rsidRPr="009C51FD" w:rsidRDefault="000D3E67" w:rsidP="000D3E67">
      <w:pPr>
        <w:rPr>
          <w:b/>
        </w:rPr>
      </w:pPr>
      <w:r w:rsidRPr="009C51FD">
        <w:rPr>
          <w:b/>
        </w:rPr>
        <w:t>Краткая теория:</w:t>
      </w:r>
    </w:p>
    <w:p w:rsidR="000D3E67" w:rsidRDefault="000D3E67" w:rsidP="000D3E67">
      <w:pPr>
        <w:shd w:val="clear" w:color="auto" w:fill="FFFFFF"/>
        <w:spacing w:after="100" w:afterAutospacing="1" w:line="360" w:lineRule="atLeast"/>
        <w:ind w:firstLine="720"/>
        <w:jc w:val="left"/>
      </w:pPr>
      <w:r w:rsidRPr="00E94A02">
        <w:t>PostgreSQL — свободная объектно-реляционная система управления базами данных (СУБД). Существует в реализациях для множества UNIX-подобных платформ</w:t>
      </w:r>
      <w:r>
        <w:t xml:space="preserve">. </w:t>
      </w:r>
      <w:r w:rsidRPr="00E94A02">
        <w:t>Реляционные базы данных, такие как PostgreSQL, помогают пользователям упорядочить данные и составить представление о связях между ними.</w:t>
      </w:r>
      <w:r w:rsidRPr="00F0410A">
        <w:t xml:space="preserve"> Это программное обеспечение совместимо со всеми основными операционными системами, включая Linux, Windows и Macintosh. Оно поддерживает текст, изображения, звуки и видео. Благодаря этому база данных пользуется популярностью у пользователей и компаний с различными потребностями. PostgreSQL считается самой востребованной технологией баз данных среди разработчиков, уступая только </w:t>
      </w:r>
      <w:proofErr w:type="gramStart"/>
      <w:r w:rsidRPr="00F0410A">
        <w:t>MySQL.</w:t>
      </w:r>
      <w:r w:rsidRPr="00996427">
        <w:t>[</w:t>
      </w:r>
      <w:proofErr w:type="gramEnd"/>
      <w:r w:rsidRPr="00996427">
        <w:t>1]</w:t>
      </w:r>
      <w:r>
        <w:t xml:space="preserve"> </w:t>
      </w:r>
    </w:p>
    <w:p w:rsidR="000D3E67" w:rsidRDefault="000D3E67" w:rsidP="000D3E67">
      <w:pPr>
        <w:shd w:val="clear" w:color="auto" w:fill="FFFFFF"/>
        <w:spacing w:after="100" w:afterAutospacing="1" w:line="360" w:lineRule="atLeast"/>
        <w:ind w:firstLine="720"/>
        <w:jc w:val="left"/>
      </w:pPr>
      <w:r w:rsidRPr="004F567B">
        <w:t xml:space="preserve">Postman - это платформа API для создания и использования API. Postman упрощает каждый этап жизненного цикла API и упрощает совместную </w:t>
      </w:r>
      <w:r w:rsidR="000E695D" w:rsidRPr="004F567B">
        <w:t>работу.</w:t>
      </w:r>
      <w:r w:rsidR="000E695D" w:rsidRPr="00996427">
        <w:t xml:space="preserve"> [</w:t>
      </w:r>
      <w:r w:rsidRPr="00996427">
        <w:t>2]</w:t>
      </w:r>
      <w:r>
        <w:t xml:space="preserve"> </w:t>
      </w:r>
    </w:p>
    <w:p w:rsidR="000D3E67" w:rsidRDefault="000D3E67" w:rsidP="000D3E67">
      <w:pPr>
        <w:shd w:val="clear" w:color="auto" w:fill="FFFFFF"/>
        <w:spacing w:after="100" w:afterAutospacing="1" w:line="360" w:lineRule="atLeast"/>
        <w:ind w:firstLine="720"/>
        <w:jc w:val="left"/>
      </w:pPr>
      <w:r w:rsidRPr="00C30715">
        <w:t>JUnit5 — это мощное и гибкое обновление фреймворка JUnit, которое предоставляет множество улучшений и новых функций для написания тестов.</w:t>
      </w:r>
      <w:r w:rsidRPr="00007236">
        <w:t xml:space="preserve"> JUnit 5 — наиболее широко используемая среда тестирования для приложений Java. </w:t>
      </w:r>
      <w:r w:rsidRPr="00996427">
        <w:t>[</w:t>
      </w:r>
      <w:r>
        <w:t>3</w:t>
      </w:r>
      <w:r w:rsidRPr="00996427">
        <w:t>]</w:t>
      </w:r>
    </w:p>
    <w:p w:rsidR="000D3E67" w:rsidRDefault="000D3E67" w:rsidP="000D3E67">
      <w:pPr>
        <w:ind w:firstLine="432"/>
      </w:pPr>
      <w:r w:rsidRPr="00687695">
        <w:t>По сути Spring Framework представляет собой просто контейнер внедрения зависимостей, с нескол</w:t>
      </w:r>
      <w:r>
        <w:t>ькими удобными слоями (</w:t>
      </w:r>
      <w:r w:rsidRPr="00687695">
        <w:t>доступ к базе данных, прокси, аспектно-ориентированное программирование, RPC, веб-инфраструктура MVC). Это все позволяет вам быстрее и удобнее создавать Java-</w:t>
      </w:r>
      <w:r w:rsidR="000E695D" w:rsidRPr="00687695">
        <w:t>приложения.</w:t>
      </w:r>
      <w:r w:rsidR="000E695D" w:rsidRPr="00F7459D">
        <w:t xml:space="preserve"> [</w:t>
      </w:r>
      <w:r w:rsidRPr="00F7459D">
        <w:t>4]</w:t>
      </w:r>
    </w:p>
    <w:p w:rsidR="00962F3B" w:rsidRDefault="00962F3B" w:rsidP="000D3E67">
      <w:pPr>
        <w:ind w:firstLine="0"/>
      </w:pPr>
    </w:p>
    <w:p w:rsidR="000D3E67" w:rsidRDefault="000D3E67" w:rsidP="00213230">
      <w:pPr>
        <w:pStyle w:val="10"/>
        <w:ind w:left="0"/>
      </w:pPr>
      <w:bookmarkStart w:id="5" w:name="_Toc130163293"/>
      <w:r>
        <w:lastRenderedPageBreak/>
        <w:t>П</w:t>
      </w:r>
      <w:r w:rsidRPr="0070692A">
        <w:t>остановка задачи</w:t>
      </w:r>
      <w:bookmarkEnd w:id="5"/>
    </w:p>
    <w:p w:rsidR="000D3E67" w:rsidRDefault="000D3E67" w:rsidP="000D3E67">
      <w:r>
        <w:t xml:space="preserve">В рамках работы необходимо разработать микросервис, позволяющий работать с данными дневника еды (вариант № 18), с использованием технологий </w:t>
      </w:r>
      <w:r>
        <w:rPr>
          <w:lang w:val="en-US"/>
        </w:rPr>
        <w:t>Java</w:t>
      </w:r>
      <w:r>
        <w:t>, обладающий программным интерфейсом (</w:t>
      </w:r>
      <w:r>
        <w:rPr>
          <w:lang w:val="en-US"/>
        </w:rPr>
        <w:t>API</w:t>
      </w:r>
      <w:r w:rsidRPr="00C27BB6">
        <w:t>)</w:t>
      </w:r>
      <w:r>
        <w:t xml:space="preserve"> и функционалом сохранения и загрузки данных в СУБД.</w:t>
      </w:r>
    </w:p>
    <w:p w:rsidR="000D3E67" w:rsidRDefault="000D3E67" w:rsidP="000D3E67">
      <w:r>
        <w:t>Написать кроссплатформенное микросервисное приложение, позволяющее работать с данными дневника еды (вариант № 18).</w:t>
      </w:r>
    </w:p>
    <w:p w:rsidR="000D3E67" w:rsidRPr="00A643BE" w:rsidRDefault="000D3E67" w:rsidP="000D3E67">
      <w:r>
        <w:t xml:space="preserve">Приложение должно хранить данные в </w:t>
      </w:r>
      <w:r w:rsidRPr="00A643BE">
        <w:t xml:space="preserve">СУБД </w:t>
      </w:r>
      <w:r w:rsidRPr="00A643BE">
        <w:rPr>
          <w:lang w:val="en-US"/>
        </w:rPr>
        <w:t>Postgre</w:t>
      </w:r>
      <w:r w:rsidRPr="00A643BE">
        <w:t xml:space="preserve"> </w:t>
      </w:r>
      <w:r w:rsidRPr="00A643BE">
        <w:rPr>
          <w:lang w:val="en-US"/>
        </w:rPr>
        <w:t>SQL</w:t>
      </w:r>
      <w:r>
        <w:t>.</w:t>
      </w:r>
    </w:p>
    <w:p w:rsidR="000D3E67" w:rsidRDefault="000D3E67" w:rsidP="000D3E67">
      <w:r>
        <w:t xml:space="preserve">Приложение должно позволять загружать данные из электронной таблицы (в формате </w:t>
      </w:r>
      <w:r w:rsidRPr="00A643BE">
        <w:t>«</w:t>
      </w:r>
      <w:r>
        <w:t>ДневникЕды</w:t>
      </w:r>
      <w:r w:rsidRPr="00A643BE">
        <w:t>.</w:t>
      </w:r>
      <w:r w:rsidRPr="00A643BE">
        <w:rPr>
          <w:lang w:val="en-US"/>
        </w:rPr>
        <w:t>xlsx</w:t>
      </w:r>
      <w:r w:rsidRPr="00A643BE">
        <w:t>»)</w:t>
      </w:r>
      <w:r>
        <w:t xml:space="preserve"> и сохранять их в БД.</w:t>
      </w:r>
    </w:p>
    <w:p w:rsidR="000D3E67" w:rsidRPr="00C61DAB" w:rsidRDefault="000D3E67" w:rsidP="000D3E67">
      <w:r>
        <w:t xml:space="preserve">Приложение должно позволять строить аналитический отчёт по алгоритму </w:t>
      </w:r>
      <w:r w:rsidRPr="00A643BE">
        <w:t>«выбрать так</w:t>
      </w:r>
      <w:r w:rsidR="004E0006">
        <w:t>ой день</w:t>
      </w:r>
      <w:r w:rsidRPr="00A643BE">
        <w:t xml:space="preserve">, </w:t>
      </w:r>
      <w:r>
        <w:t>у котор</w:t>
      </w:r>
      <w:r w:rsidR="004E0006">
        <w:t>ого</w:t>
      </w:r>
      <w:r>
        <w:t xml:space="preserve"> было больше всего </w:t>
      </w:r>
      <w:r w:rsidR="004E0006">
        <w:t xml:space="preserve">еды </w:t>
      </w:r>
      <w:r w:rsidR="00541EB4">
        <w:t xml:space="preserve">с </w:t>
      </w:r>
      <w:r w:rsidR="004E0006">
        <w:t>калориями меньше 400</w:t>
      </w:r>
      <w:r w:rsidRPr="00A643BE">
        <w:t xml:space="preserve">, сформировать карточку </w:t>
      </w:r>
      <w:r w:rsidR="004E0006">
        <w:t>дня</w:t>
      </w:r>
      <w:r w:rsidRPr="00A643BE">
        <w:t xml:space="preserve"> в в</w:t>
      </w:r>
      <w:r w:rsidR="004E0006">
        <w:t>иде документа docx» (вариант № 18</w:t>
      </w:r>
      <w:r w:rsidRPr="00A643BE">
        <w:t>).</w:t>
      </w:r>
      <w:r w:rsidRPr="00D84861">
        <w:t xml:space="preserve"> Подготовка данных для аналитического отчёта должна быть осуществлена средствами БД на сколько это возможно.</w:t>
      </w:r>
    </w:p>
    <w:p w:rsidR="000D3E67" w:rsidRPr="00A643BE" w:rsidRDefault="000D3E67" w:rsidP="000D3E67">
      <w:r>
        <w:t xml:space="preserve">Приложение должно позволять через </w:t>
      </w:r>
      <w:r>
        <w:rPr>
          <w:lang w:val="en-US"/>
        </w:rPr>
        <w:t>REST</w:t>
      </w:r>
      <w:r w:rsidRPr="006A0B42">
        <w:t xml:space="preserve"> </w:t>
      </w:r>
      <w:r>
        <w:rPr>
          <w:lang w:val="en-US"/>
        </w:rPr>
        <w:t>API</w:t>
      </w:r>
      <w:r>
        <w:t xml:space="preserve"> получать(запрашивать), добавлять, удалять, редактировать данные, которые хранятся в БД и которые требуются для построения аналитического отчёта</w:t>
      </w:r>
      <w:r w:rsidRPr="00A643BE">
        <w:t>.</w:t>
      </w:r>
    </w:p>
    <w:p w:rsidR="000D3E67" w:rsidRDefault="000D3E67" w:rsidP="000D3E67">
      <w:r>
        <w:t xml:space="preserve">Программа должна использовать инструменты Java, Java SDK, коллекции, </w:t>
      </w:r>
      <w:proofErr w:type="gramStart"/>
      <w:r>
        <w:t>java.time</w:t>
      </w:r>
      <w:proofErr w:type="gramEnd"/>
      <w:r>
        <w:t xml:space="preserve">.*, Apache POI, </w:t>
      </w:r>
      <w:r w:rsidRPr="00A643BE">
        <w:rPr>
          <w:lang w:val="en-US"/>
        </w:rPr>
        <w:t>Hibernate</w:t>
      </w:r>
      <w:r w:rsidRPr="00A643BE">
        <w:t xml:space="preserve">, </w:t>
      </w:r>
      <w:r w:rsidRPr="00A643BE">
        <w:rPr>
          <w:lang w:val="en-US"/>
        </w:rPr>
        <w:t>Spring</w:t>
      </w:r>
      <w:r w:rsidRPr="00A643BE">
        <w:t>.</w:t>
      </w:r>
    </w:p>
    <w:p w:rsidR="000D3E67" w:rsidRPr="00BC447D" w:rsidRDefault="000D3E67" w:rsidP="000D3E67">
      <w:r>
        <w:t>В программе должен быть реализован как минимум 1 автоматический тест.</w:t>
      </w:r>
    </w:p>
    <w:p w:rsidR="000D3E67" w:rsidRDefault="000D3E67" w:rsidP="000D3E67">
      <w:pPr>
        <w:ind w:firstLine="0"/>
      </w:pPr>
      <w:r>
        <w:br w:type="page"/>
      </w:r>
    </w:p>
    <w:p w:rsidR="004E0006" w:rsidRDefault="004E0006" w:rsidP="00213230">
      <w:pPr>
        <w:pStyle w:val="10"/>
        <w:ind w:left="0"/>
      </w:pPr>
      <w:bookmarkStart w:id="6" w:name="_Toc130163294"/>
      <w:r>
        <w:lastRenderedPageBreak/>
        <w:t>Практическая реализация</w:t>
      </w:r>
      <w:bookmarkEnd w:id="6"/>
    </w:p>
    <w:p w:rsidR="004E0006" w:rsidRDefault="004E0006" w:rsidP="00213230">
      <w:pPr>
        <w:pStyle w:val="2"/>
        <w:ind w:left="0"/>
      </w:pPr>
      <w:bookmarkStart w:id="7" w:name="_Toc130163295"/>
      <w:r>
        <w:t>Используемый инструментарий</w:t>
      </w:r>
      <w:bookmarkEnd w:id="7"/>
    </w:p>
    <w:p w:rsidR="004E0006" w:rsidRDefault="004E0006" w:rsidP="004E0006">
      <w:pPr>
        <w:pStyle w:val="af3"/>
      </w:pPr>
      <w:r w:rsidRPr="005E4795">
        <w:t xml:space="preserve">Таблица </w:t>
      </w:r>
      <w:bookmarkStart w:id="8" w:name="TAB_КритерииОценивания"/>
      <w:r w:rsidRPr="005E4795">
        <w:fldChar w:fldCharType="begin"/>
      </w:r>
      <w:r w:rsidRPr="005E4795">
        <w:instrText xml:space="preserve"> SEQ Таблица \* ARABIC </w:instrText>
      </w:r>
      <w:r w:rsidRPr="005E4795">
        <w:fldChar w:fldCharType="separate"/>
      </w:r>
      <w:r w:rsidRPr="005E4795">
        <w:t>1</w:t>
      </w:r>
      <w:r w:rsidRPr="005E4795">
        <w:fldChar w:fldCharType="end"/>
      </w:r>
      <w:bookmarkEnd w:id="8"/>
    </w:p>
    <w:p w:rsidR="004E0006" w:rsidRPr="00613F0E" w:rsidRDefault="004E0006" w:rsidP="002C1DF8">
      <w:pPr>
        <w:pStyle w:val="af8"/>
        <w:ind w:firstLine="851"/>
      </w:pPr>
      <w:r>
        <w:t>Инструментарий, использованный при решении поставленной задачи</w:t>
      </w:r>
    </w:p>
    <w:tbl>
      <w:tblPr>
        <w:tblStyle w:val="af2"/>
        <w:tblW w:w="0" w:type="auto"/>
        <w:tblInd w:w="-5" w:type="dxa"/>
        <w:tblLook w:val="04A0" w:firstRow="1" w:lastRow="0" w:firstColumn="1" w:lastColumn="0" w:noHBand="0" w:noVBand="1"/>
      </w:tblPr>
      <w:tblGrid>
        <w:gridCol w:w="3321"/>
        <w:gridCol w:w="6029"/>
      </w:tblGrid>
      <w:tr w:rsidR="004E0006" w:rsidTr="00E11E81">
        <w:tc>
          <w:tcPr>
            <w:tcW w:w="3407" w:type="dxa"/>
          </w:tcPr>
          <w:p w:rsidR="004E0006" w:rsidRPr="00BF326B" w:rsidRDefault="004E0006" w:rsidP="00E11E81">
            <w:pPr>
              <w:pStyle w:val="af6"/>
            </w:pPr>
            <w:r>
              <w:t>Язык программирования</w:t>
            </w:r>
          </w:p>
        </w:tc>
        <w:tc>
          <w:tcPr>
            <w:tcW w:w="6516" w:type="dxa"/>
          </w:tcPr>
          <w:p w:rsidR="004E0006" w:rsidRPr="00613F0E" w:rsidRDefault="004E0006" w:rsidP="00E11E81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Kotlin</w:t>
            </w:r>
          </w:p>
        </w:tc>
      </w:tr>
      <w:tr w:rsidR="004E0006" w:rsidTr="00E11E81">
        <w:tc>
          <w:tcPr>
            <w:tcW w:w="3407" w:type="dxa"/>
          </w:tcPr>
          <w:p w:rsidR="004E0006" w:rsidRPr="00613F0E" w:rsidRDefault="004E0006" w:rsidP="00E11E81">
            <w:pPr>
              <w:pStyle w:val="af6"/>
              <w:rPr>
                <w:lang w:val="en-US"/>
              </w:rPr>
            </w:pPr>
            <w:r>
              <w:t xml:space="preserve">Версия </w:t>
            </w:r>
            <w:r>
              <w:rPr>
                <w:lang w:val="en-US"/>
              </w:rPr>
              <w:t>JDK</w:t>
            </w:r>
          </w:p>
        </w:tc>
        <w:tc>
          <w:tcPr>
            <w:tcW w:w="6516" w:type="dxa"/>
          </w:tcPr>
          <w:p w:rsidR="004E0006" w:rsidRPr="00613F0E" w:rsidRDefault="004E0006" w:rsidP="00E11E81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4E0006" w:rsidTr="00E11E81">
        <w:tc>
          <w:tcPr>
            <w:tcW w:w="3407" w:type="dxa"/>
          </w:tcPr>
          <w:p w:rsidR="004E0006" w:rsidRPr="00613F0E" w:rsidRDefault="004E0006" w:rsidP="00E11E81">
            <w:pPr>
              <w:pStyle w:val="af6"/>
            </w:pPr>
            <w:r>
              <w:t>Среда разработки</w:t>
            </w:r>
          </w:p>
        </w:tc>
        <w:tc>
          <w:tcPr>
            <w:tcW w:w="6516" w:type="dxa"/>
          </w:tcPr>
          <w:p w:rsidR="004E0006" w:rsidRPr="00613F0E" w:rsidRDefault="004E0006" w:rsidP="00E11E81">
            <w:pPr>
              <w:pStyle w:val="af6"/>
              <w:rPr>
                <w:highlight w:val="yellow"/>
                <w:lang w:val="en-US"/>
              </w:rPr>
            </w:pPr>
            <w:r w:rsidRPr="00F04F83">
              <w:rPr>
                <w:lang w:val="en-US"/>
              </w:rPr>
              <w:t xml:space="preserve">IntelliJ IDEA </w:t>
            </w:r>
            <w:r>
              <w:rPr>
                <w:lang w:val="en-US"/>
              </w:rPr>
              <w:t>Ultimate 2022.2.4</w:t>
            </w:r>
          </w:p>
        </w:tc>
      </w:tr>
      <w:tr w:rsidR="004E0006" w:rsidTr="00E11E81">
        <w:tc>
          <w:tcPr>
            <w:tcW w:w="3407" w:type="dxa"/>
          </w:tcPr>
          <w:p w:rsidR="004E0006" w:rsidRPr="00613F0E" w:rsidRDefault="004E0006" w:rsidP="00E11E81">
            <w:pPr>
              <w:pStyle w:val="af6"/>
            </w:pPr>
            <w:r>
              <w:t>Система автоматизированной сборки</w:t>
            </w:r>
          </w:p>
        </w:tc>
        <w:tc>
          <w:tcPr>
            <w:tcW w:w="6516" w:type="dxa"/>
          </w:tcPr>
          <w:p w:rsidR="004E0006" w:rsidRPr="00613F0E" w:rsidRDefault="004E0006" w:rsidP="00E11E81">
            <w:pPr>
              <w:pStyle w:val="af6"/>
              <w:rPr>
                <w:highlight w:val="yellow"/>
              </w:rPr>
            </w:pPr>
            <w:r>
              <w:rPr>
                <w:lang w:val="en-US"/>
              </w:rPr>
              <w:t>G</w:t>
            </w:r>
            <w:r w:rsidRPr="00F04F83">
              <w:t>radle</w:t>
            </w:r>
          </w:p>
        </w:tc>
      </w:tr>
      <w:tr w:rsidR="004E0006" w:rsidRPr="00962CE9" w:rsidTr="00E11E81">
        <w:tc>
          <w:tcPr>
            <w:tcW w:w="3407" w:type="dxa"/>
          </w:tcPr>
          <w:p w:rsidR="004E0006" w:rsidRPr="00613F0E" w:rsidRDefault="004E0006" w:rsidP="00E11E81">
            <w:pPr>
              <w:pStyle w:val="af6"/>
              <w:rPr>
                <w:lang w:val="en-US"/>
              </w:rPr>
            </w:pPr>
            <w:r>
              <w:t xml:space="preserve">Инструменты </w:t>
            </w:r>
            <w:r>
              <w:rPr>
                <w:lang w:val="en-US"/>
              </w:rPr>
              <w:t>JDK</w:t>
            </w:r>
          </w:p>
        </w:tc>
        <w:tc>
          <w:tcPr>
            <w:tcW w:w="6516" w:type="dxa"/>
          </w:tcPr>
          <w:p w:rsidR="004E0006" w:rsidRPr="00F45622" w:rsidRDefault="004E0006" w:rsidP="00E11E81">
            <w:pPr>
              <w:pStyle w:val="af6"/>
              <w:rPr>
                <w:lang w:val="en-US"/>
              </w:rPr>
            </w:pPr>
            <w:proofErr w:type="gramStart"/>
            <w:r w:rsidRPr="00F45622">
              <w:rPr>
                <w:lang w:val="en-US"/>
              </w:rPr>
              <w:t>java.util</w:t>
            </w:r>
            <w:proofErr w:type="gramEnd"/>
            <w:r w:rsidRPr="00F45622">
              <w:rPr>
                <w:lang w:val="en-US"/>
              </w:rPr>
              <w:t>.Collections</w:t>
            </w:r>
          </w:p>
          <w:p w:rsidR="004E0006" w:rsidRDefault="004E0006" w:rsidP="00E11E81">
            <w:pPr>
              <w:pStyle w:val="af6"/>
              <w:rPr>
                <w:lang w:val="en-US"/>
              </w:rPr>
            </w:pPr>
            <w:proofErr w:type="gramStart"/>
            <w:r w:rsidRPr="00613F0E">
              <w:rPr>
                <w:lang w:val="en-US"/>
              </w:rPr>
              <w:t>java.time</w:t>
            </w:r>
            <w:proofErr w:type="gramEnd"/>
          </w:p>
          <w:p w:rsidR="004E0006" w:rsidRPr="00613F0E" w:rsidRDefault="004E0006" w:rsidP="00E11E81">
            <w:pPr>
              <w:pStyle w:val="af6"/>
              <w:rPr>
                <w:highlight w:val="yellow"/>
                <w:lang w:val="en-US"/>
              </w:rPr>
            </w:pPr>
            <w:r w:rsidRPr="002E0DFC">
              <w:rPr>
                <w:lang w:val="en-US"/>
              </w:rPr>
              <w:t>java.util.UUID</w:t>
            </w:r>
          </w:p>
        </w:tc>
      </w:tr>
      <w:tr w:rsidR="004E0006" w:rsidRPr="00962CE9" w:rsidTr="00E11E81">
        <w:tc>
          <w:tcPr>
            <w:tcW w:w="3407" w:type="dxa"/>
          </w:tcPr>
          <w:p w:rsidR="004E0006" w:rsidRPr="00613F0E" w:rsidRDefault="004E0006" w:rsidP="00E11E81">
            <w:pPr>
              <w:pStyle w:val="af6"/>
            </w:pPr>
            <w:r>
              <w:t>Библиотеки</w:t>
            </w:r>
          </w:p>
        </w:tc>
        <w:tc>
          <w:tcPr>
            <w:tcW w:w="6516" w:type="dxa"/>
          </w:tcPr>
          <w:p w:rsidR="004E0006" w:rsidRPr="00A057C1" w:rsidRDefault="004E0006" w:rsidP="00E11E81">
            <w:pPr>
              <w:pStyle w:val="af6"/>
              <w:rPr>
                <w:lang w:val="en-US"/>
              </w:rPr>
            </w:pPr>
            <w:r w:rsidRPr="00A057C1">
              <w:rPr>
                <w:lang w:val="en-US"/>
              </w:rPr>
              <w:t xml:space="preserve">Apache POI, Hibernate, Spring, Junit 5 </w:t>
            </w:r>
          </w:p>
        </w:tc>
      </w:tr>
    </w:tbl>
    <w:p w:rsidR="004E0006" w:rsidRPr="006121EC" w:rsidRDefault="004E0006" w:rsidP="004E0006">
      <w:pPr>
        <w:ind w:firstLine="0"/>
        <w:rPr>
          <w:lang w:val="en-US"/>
        </w:rPr>
      </w:pPr>
      <w:r>
        <w:rPr>
          <w:lang w:val="en-US"/>
        </w:rPr>
        <w:br w:type="page"/>
      </w:r>
    </w:p>
    <w:p w:rsidR="004E0006" w:rsidRDefault="004E0006" w:rsidP="00213230">
      <w:pPr>
        <w:pStyle w:val="2"/>
        <w:ind w:left="0"/>
      </w:pPr>
      <w:bookmarkStart w:id="9" w:name="_Toc130163296"/>
      <w:r>
        <w:lastRenderedPageBreak/>
        <w:t>Модель данных</w:t>
      </w:r>
      <w:bookmarkEnd w:id="9"/>
    </w:p>
    <w:p w:rsidR="004E0006" w:rsidRDefault="004E0006" w:rsidP="004E0006">
      <w:r w:rsidRPr="001939FB">
        <w:t xml:space="preserve">Модель данных представляет собой набор классов с </w:t>
      </w:r>
      <w:r>
        <w:t>полями</w:t>
      </w:r>
      <w:r w:rsidRPr="001939FB">
        <w:t>:</w:t>
      </w:r>
    </w:p>
    <w:p w:rsidR="004E0006" w:rsidRPr="004E0006" w:rsidRDefault="004E0006" w:rsidP="004E0006">
      <w:pPr>
        <w:pStyle w:val="af4"/>
        <w:numPr>
          <w:ilvl w:val="0"/>
          <w:numId w:val="7"/>
        </w:numPr>
        <w:rPr>
          <w:lang w:val="en-US"/>
        </w:rPr>
      </w:pPr>
      <w:r w:rsidRPr="004E0006">
        <w:rPr>
          <w:lang w:val="en-US"/>
        </w:rPr>
        <w:t>CDate</w:t>
      </w:r>
      <w:r>
        <w:t xml:space="preserve"> - дата:</w:t>
      </w:r>
    </w:p>
    <w:p w:rsidR="004E0006" w:rsidRDefault="004E0006" w:rsidP="004E0006">
      <w:pPr>
        <w:pStyle w:val="af4"/>
        <w:numPr>
          <w:ilvl w:val="0"/>
          <w:numId w:val="11"/>
        </w:numPr>
        <w:rPr>
          <w:lang w:val="en-US"/>
        </w:rPr>
      </w:pPr>
      <w:r>
        <w:t>и</w:t>
      </w:r>
      <w:r w:rsidRPr="00097847">
        <w:t>дентификатор</w:t>
      </w:r>
      <w:r>
        <w:t xml:space="preserve"> </w:t>
      </w:r>
      <w:r w:rsidR="00E55385">
        <w:t>даты</w:t>
      </w:r>
      <w:r>
        <w:t xml:space="preserve">, </w:t>
      </w:r>
      <w:r w:rsidRPr="004E0006">
        <w:rPr>
          <w:lang w:val="en-US"/>
        </w:rPr>
        <w:t>UUID</w:t>
      </w:r>
      <w:r>
        <w:t xml:space="preserve"> </w:t>
      </w:r>
      <w:r>
        <w:rPr>
          <w:lang w:val="en-US"/>
        </w:rPr>
        <w:t>id;</w:t>
      </w:r>
    </w:p>
    <w:p w:rsidR="004E0006" w:rsidRPr="004E0006" w:rsidRDefault="004E0006" w:rsidP="004E0006">
      <w:pPr>
        <w:pStyle w:val="af4"/>
        <w:numPr>
          <w:ilvl w:val="0"/>
          <w:numId w:val="11"/>
        </w:numPr>
        <w:rPr>
          <w:lang w:val="en-US"/>
        </w:rPr>
      </w:pPr>
      <w:r>
        <w:t xml:space="preserve">дата, </w:t>
      </w:r>
      <w:r w:rsidRPr="00AD4177">
        <w:rPr>
          <w:lang w:val="en-US"/>
        </w:rPr>
        <w:t>LocalDate</w:t>
      </w:r>
      <w:r>
        <w:rPr>
          <w:lang w:val="en-US"/>
        </w:rPr>
        <w:t xml:space="preserve"> date</w:t>
      </w:r>
      <w:r>
        <w:t>.</w:t>
      </w:r>
    </w:p>
    <w:p w:rsidR="004E0006" w:rsidRPr="004E0006" w:rsidRDefault="004E0006" w:rsidP="004E0006">
      <w:pPr>
        <w:pStyle w:val="af4"/>
        <w:numPr>
          <w:ilvl w:val="0"/>
          <w:numId w:val="7"/>
        </w:numPr>
        <w:rPr>
          <w:lang w:val="en-US"/>
        </w:rPr>
      </w:pPr>
      <w:r>
        <w:rPr>
          <w:lang w:val="en-US"/>
        </w:rPr>
        <w:t>CTimeInterval</w:t>
      </w:r>
      <w:r>
        <w:t xml:space="preserve"> – временной промежуток:</w:t>
      </w:r>
    </w:p>
    <w:p w:rsidR="00E55385" w:rsidRDefault="004E0006" w:rsidP="00E55385">
      <w:pPr>
        <w:pStyle w:val="af4"/>
        <w:numPr>
          <w:ilvl w:val="0"/>
          <w:numId w:val="12"/>
        </w:numPr>
      </w:pPr>
      <w:r>
        <w:t>и</w:t>
      </w:r>
      <w:r w:rsidRPr="00097847">
        <w:t>дентификатор</w:t>
      </w:r>
      <w:r>
        <w:t xml:space="preserve"> </w:t>
      </w:r>
      <w:r w:rsidR="00E55385">
        <w:t>временного промежутка</w:t>
      </w:r>
      <w:r>
        <w:t xml:space="preserve">, </w:t>
      </w:r>
      <w:r w:rsidRPr="004E0006">
        <w:rPr>
          <w:lang w:val="en-US"/>
        </w:rPr>
        <w:t>UUID</w:t>
      </w:r>
      <w:r>
        <w:t xml:space="preserve"> </w:t>
      </w:r>
      <w:r>
        <w:rPr>
          <w:lang w:val="en-US"/>
        </w:rPr>
        <w:t>id</w:t>
      </w:r>
      <w:r w:rsidRPr="00E55385">
        <w:t>;</w:t>
      </w:r>
    </w:p>
    <w:p w:rsidR="00E735EB" w:rsidRDefault="00E735EB" w:rsidP="00E55385">
      <w:pPr>
        <w:pStyle w:val="af4"/>
        <w:numPr>
          <w:ilvl w:val="0"/>
          <w:numId w:val="12"/>
        </w:numPr>
      </w:pPr>
      <w:r>
        <w:t xml:space="preserve">название, </w:t>
      </w:r>
      <w:r w:rsidRPr="00AD4177">
        <w:rPr>
          <w:lang w:val="en-US"/>
        </w:rPr>
        <w:t>String</w:t>
      </w:r>
      <w:r>
        <w:t xml:space="preserve"> </w:t>
      </w:r>
      <w:r>
        <w:rPr>
          <w:lang w:val="en-US"/>
        </w:rPr>
        <w:t>name;</w:t>
      </w:r>
    </w:p>
    <w:p w:rsidR="00E55385" w:rsidRPr="00E55385" w:rsidRDefault="00E55385" w:rsidP="00E55385">
      <w:pPr>
        <w:pStyle w:val="af4"/>
        <w:numPr>
          <w:ilvl w:val="0"/>
          <w:numId w:val="12"/>
        </w:numPr>
      </w:pPr>
      <w:r>
        <w:t xml:space="preserve">временной промежуток, </w:t>
      </w:r>
      <w:r w:rsidRPr="00AD4177">
        <w:rPr>
          <w:lang w:val="en-US"/>
        </w:rPr>
        <w:t>String</w:t>
      </w:r>
      <w:r>
        <w:rPr>
          <w:lang w:val="en-US"/>
        </w:rPr>
        <w:t xml:space="preserve"> vr.</w:t>
      </w:r>
    </w:p>
    <w:p w:rsidR="00E55385" w:rsidRPr="00E55385" w:rsidRDefault="004E0006" w:rsidP="00E55385">
      <w:pPr>
        <w:pStyle w:val="af4"/>
        <w:numPr>
          <w:ilvl w:val="0"/>
          <w:numId w:val="7"/>
        </w:numPr>
        <w:rPr>
          <w:lang w:val="en-US"/>
        </w:rPr>
      </w:pPr>
      <w:r>
        <w:rPr>
          <w:lang w:val="en-US"/>
        </w:rPr>
        <w:t>CFood</w:t>
      </w:r>
      <w:r>
        <w:t xml:space="preserve"> – еда:</w:t>
      </w:r>
    </w:p>
    <w:p w:rsidR="00E55385" w:rsidRPr="00E55385" w:rsidRDefault="00E55385" w:rsidP="00E55385">
      <w:pPr>
        <w:pStyle w:val="af4"/>
        <w:numPr>
          <w:ilvl w:val="0"/>
          <w:numId w:val="13"/>
        </w:numPr>
      </w:pPr>
      <w:r>
        <w:t>и</w:t>
      </w:r>
      <w:r w:rsidRPr="00097847">
        <w:t>дентификатор</w:t>
      </w:r>
      <w:r>
        <w:t xml:space="preserve"> еды, </w:t>
      </w:r>
      <w:r w:rsidRPr="004E0006">
        <w:rPr>
          <w:lang w:val="en-US"/>
        </w:rPr>
        <w:t>UUID</w:t>
      </w:r>
      <w:r>
        <w:t xml:space="preserve"> </w:t>
      </w:r>
      <w:r>
        <w:rPr>
          <w:lang w:val="en-US"/>
        </w:rPr>
        <w:t>id;</w:t>
      </w:r>
    </w:p>
    <w:p w:rsidR="00E735EB" w:rsidRDefault="00E735EB" w:rsidP="00E735EB">
      <w:pPr>
        <w:pStyle w:val="af4"/>
        <w:numPr>
          <w:ilvl w:val="0"/>
          <w:numId w:val="13"/>
        </w:numPr>
      </w:pPr>
      <w:r>
        <w:t xml:space="preserve">название, </w:t>
      </w:r>
      <w:r w:rsidRPr="00AD4177">
        <w:rPr>
          <w:lang w:val="en-US"/>
        </w:rPr>
        <w:t>String</w:t>
      </w:r>
      <w:r>
        <w:t xml:space="preserve"> </w:t>
      </w:r>
      <w:r>
        <w:rPr>
          <w:lang w:val="en-US"/>
        </w:rPr>
        <w:t>name;</w:t>
      </w:r>
    </w:p>
    <w:p w:rsidR="00E55385" w:rsidRPr="00E735EB" w:rsidRDefault="00E735EB" w:rsidP="00E55385">
      <w:pPr>
        <w:pStyle w:val="af4"/>
        <w:numPr>
          <w:ilvl w:val="0"/>
          <w:numId w:val="13"/>
        </w:numPr>
      </w:pPr>
      <w:r>
        <w:t xml:space="preserve">калории, </w:t>
      </w:r>
      <w:r>
        <w:rPr>
          <w:lang w:val="en-US"/>
        </w:rPr>
        <w:t>Double kal;</w:t>
      </w:r>
    </w:p>
    <w:p w:rsidR="00E735EB" w:rsidRPr="00E735EB" w:rsidRDefault="00E735EB" w:rsidP="00E55385">
      <w:pPr>
        <w:pStyle w:val="af4"/>
        <w:numPr>
          <w:ilvl w:val="0"/>
          <w:numId w:val="13"/>
        </w:numPr>
      </w:pPr>
      <w:r>
        <w:t>и</w:t>
      </w:r>
      <w:r w:rsidRPr="00097847">
        <w:t>дентификатор</w:t>
      </w:r>
      <w:r>
        <w:t xml:space="preserve"> даты, когда была съедена еда, </w:t>
      </w:r>
      <w:r w:rsidRPr="004E0006">
        <w:rPr>
          <w:lang w:val="en-US"/>
        </w:rPr>
        <w:t>UUID</w:t>
      </w:r>
      <w:r>
        <w:t xml:space="preserve"> </w:t>
      </w:r>
      <w:r>
        <w:rPr>
          <w:lang w:val="en-US"/>
        </w:rPr>
        <w:t>id</w:t>
      </w:r>
      <w:r w:rsidRPr="00E735EB">
        <w:t>;</w:t>
      </w:r>
    </w:p>
    <w:p w:rsidR="00E735EB" w:rsidRPr="00E735EB" w:rsidRDefault="00E735EB" w:rsidP="00E55385">
      <w:pPr>
        <w:pStyle w:val="af4"/>
        <w:numPr>
          <w:ilvl w:val="0"/>
          <w:numId w:val="13"/>
        </w:numPr>
      </w:pPr>
      <w:r>
        <w:t>и</w:t>
      </w:r>
      <w:r w:rsidRPr="00097847">
        <w:t>дентификатор</w:t>
      </w:r>
      <w:r>
        <w:t xml:space="preserve"> временного промежутка, когда была съедена еда, </w:t>
      </w:r>
      <w:r w:rsidRPr="004E0006">
        <w:rPr>
          <w:lang w:val="en-US"/>
        </w:rPr>
        <w:t>UUID</w:t>
      </w:r>
      <w:r>
        <w:t xml:space="preserve"> </w:t>
      </w:r>
      <w:r>
        <w:rPr>
          <w:lang w:val="en-US"/>
        </w:rPr>
        <w:t>id</w:t>
      </w:r>
      <w:r w:rsidR="00D347F6">
        <w:t>.</w:t>
      </w:r>
    </w:p>
    <w:p w:rsidR="00E735EB" w:rsidRDefault="00E735EB" w:rsidP="00E735EB">
      <w:pPr>
        <w:ind w:firstLine="0"/>
      </w:pPr>
    </w:p>
    <w:p w:rsidR="004F1C6A" w:rsidRDefault="004F1C6A" w:rsidP="004F1C6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A05FBCA" wp14:editId="6BBFEAE4">
            <wp:extent cx="4752975" cy="30289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EB" w:rsidRDefault="004F1C6A" w:rsidP="004F1C6A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1</w:t>
        </w:r>
      </w:fldSimple>
      <w:r>
        <w:rPr>
          <w:lang w:val="en-US"/>
        </w:rPr>
        <w:t xml:space="preserve"> - </w:t>
      </w:r>
      <w:r>
        <w:t>Модель данных</w:t>
      </w:r>
    </w:p>
    <w:p w:rsidR="00E735EB" w:rsidRDefault="00E735EB" w:rsidP="00E735EB">
      <w:pPr>
        <w:ind w:firstLine="0"/>
      </w:pPr>
      <w:r>
        <w:br w:type="page"/>
      </w:r>
    </w:p>
    <w:p w:rsidR="00E735EB" w:rsidRPr="006B674D" w:rsidRDefault="00E735EB" w:rsidP="00213230">
      <w:pPr>
        <w:pStyle w:val="2"/>
        <w:ind w:left="0"/>
      </w:pPr>
      <w:bookmarkStart w:id="10" w:name="_Toc119249935"/>
      <w:bookmarkStart w:id="11" w:name="_Toc130163297"/>
      <w:r>
        <w:lastRenderedPageBreak/>
        <w:t>Программный интерфейс</w:t>
      </w:r>
      <w:bookmarkEnd w:id="10"/>
      <w:bookmarkEnd w:id="11"/>
    </w:p>
    <w:p w:rsidR="004F1C6A" w:rsidRDefault="00B54F5D" w:rsidP="004F1C6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35863B6" wp14:editId="30F60E6A">
            <wp:extent cx="5305425" cy="32194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EB" w:rsidRDefault="004F1C6A" w:rsidP="004F1C6A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2</w:t>
        </w:r>
      </w:fldSimple>
      <w:r w:rsidRPr="004F1C6A">
        <w:t xml:space="preserve"> - Диаграмма классов </w:t>
      </w:r>
      <w:r w:rsidRPr="00487397">
        <w:rPr>
          <w:lang w:val="en-US"/>
        </w:rPr>
        <w:t>REST</w:t>
      </w:r>
      <w:r w:rsidRPr="004F1C6A">
        <w:t xml:space="preserve"> контроллеров</w:t>
      </w:r>
    </w:p>
    <w:p w:rsidR="00E735EB" w:rsidRDefault="00E735EB" w:rsidP="00E735EB">
      <w:pPr>
        <w:ind w:firstLine="0"/>
        <w:jc w:val="left"/>
      </w:pPr>
    </w:p>
    <w:p w:rsidR="00E735EB" w:rsidRPr="004F1C6A" w:rsidRDefault="00E735EB" w:rsidP="002C1DF8">
      <w:pPr>
        <w:rPr>
          <w:b/>
          <w:bCs/>
        </w:rPr>
      </w:pPr>
      <w:r w:rsidRPr="006B674D">
        <w:rPr>
          <w:b/>
          <w:bCs/>
          <w:lang w:val="en-US"/>
        </w:rPr>
        <w:t>CControllerUpload</w:t>
      </w:r>
      <w:r w:rsidRPr="00835A0E">
        <w:rPr>
          <w:b/>
          <w:bCs/>
        </w:rPr>
        <w:t xml:space="preserve">: </w:t>
      </w:r>
    </w:p>
    <w:p w:rsidR="00E735EB" w:rsidRPr="004F1C6A" w:rsidRDefault="00E735EB" w:rsidP="002C1DF8">
      <w:pPr>
        <w:jc w:val="left"/>
      </w:pPr>
      <w:r w:rsidRPr="006B674D">
        <w:rPr>
          <w:lang w:val="en-US"/>
        </w:rPr>
        <w:t>handleFileUpload</w:t>
      </w:r>
      <w:r>
        <w:t>– загрузка БД</w:t>
      </w:r>
      <w:r w:rsidRPr="004F1C6A">
        <w:t>:</w:t>
      </w:r>
    </w:p>
    <w:p w:rsidR="004F1C6A" w:rsidRDefault="00541EB4" w:rsidP="004F1C6A">
      <w:pPr>
        <w:keepNext/>
        <w:ind w:firstLine="0"/>
        <w:jc w:val="center"/>
      </w:pPr>
      <w:ins w:id="12" w:author="Ольга Родыгина" w:date="2022-12-20T14:46:00Z">
        <w:r>
          <w:rPr>
            <w:noProof/>
          </w:rPr>
          <w:drawing>
            <wp:inline distT="0" distB="0" distL="0" distR="0" wp14:anchorId="24BB022C" wp14:editId="354F2036">
              <wp:extent cx="5436917" cy="1960283"/>
              <wp:effectExtent l="0" t="0" r="0" b="1905"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0"/>
                      <a:srcRect l="30202" t="13425" r="3247" b="43915"/>
                      <a:stretch/>
                    </pic:blipFill>
                    <pic:spPr bwMode="auto">
                      <a:xfrm>
                        <a:off x="0" y="0"/>
                        <a:ext cx="5447048" cy="196393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:rsidR="00E735EB" w:rsidRPr="004F1C6A" w:rsidRDefault="004F1C6A" w:rsidP="004F1C6A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3</w:t>
        </w:r>
      </w:fldSimple>
      <w:r w:rsidRPr="004F1C6A">
        <w:t xml:space="preserve"> - </w:t>
      </w:r>
      <w:r w:rsidRPr="00F9771E">
        <w:t>Запрос через Postman на загрузку БД данными из Excel файла</w:t>
      </w:r>
    </w:p>
    <w:p w:rsidR="00AB13DF" w:rsidRPr="004F1C6A" w:rsidRDefault="00AB13DF" w:rsidP="00E735EB">
      <w:pPr>
        <w:ind w:firstLine="0"/>
        <w:jc w:val="left"/>
      </w:pPr>
    </w:p>
    <w:p w:rsidR="00AB13DF" w:rsidRPr="00996427" w:rsidRDefault="00AB13DF" w:rsidP="002C1DF8">
      <w:pPr>
        <w:rPr>
          <w:b/>
          <w:bCs/>
        </w:rPr>
      </w:pPr>
      <w:r w:rsidRPr="00AD5C0D">
        <w:rPr>
          <w:b/>
          <w:bCs/>
          <w:lang w:val="en-US"/>
        </w:rPr>
        <w:t>CControllerF</w:t>
      </w:r>
      <w:r w:rsidR="00C515D9">
        <w:rPr>
          <w:b/>
          <w:bCs/>
          <w:lang w:val="en-US"/>
        </w:rPr>
        <w:t>ood</w:t>
      </w:r>
      <w:r w:rsidRPr="00AD5C0D">
        <w:rPr>
          <w:b/>
          <w:bCs/>
          <w:lang w:val="en-US"/>
        </w:rPr>
        <w:t>s</w:t>
      </w:r>
      <w:r w:rsidRPr="00835A0E">
        <w:rPr>
          <w:b/>
          <w:bCs/>
        </w:rPr>
        <w:t xml:space="preserve">: </w:t>
      </w:r>
    </w:p>
    <w:p w:rsidR="00AB13DF" w:rsidRPr="00AD5C0D" w:rsidRDefault="00AB13DF" w:rsidP="002C1DF8">
      <w:r w:rsidRPr="00AD5C0D">
        <w:rPr>
          <w:lang w:val="en-US"/>
        </w:rPr>
        <w:t>getAll</w:t>
      </w:r>
      <w:r w:rsidRPr="00996427">
        <w:t xml:space="preserve"> – получение все</w:t>
      </w:r>
      <w:r>
        <w:t xml:space="preserve">й еды </w:t>
      </w:r>
      <w:r w:rsidRPr="00996427">
        <w:t>из таблицы</w:t>
      </w:r>
    </w:p>
    <w:p w:rsidR="004F1C6A" w:rsidRDefault="00C515D9" w:rsidP="004F1C6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46874E2" wp14:editId="7658E860">
            <wp:extent cx="5286375" cy="384597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8039" cy="38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DF" w:rsidRDefault="004F1C6A" w:rsidP="004F1C6A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4</w:t>
        </w:r>
      </w:fldSimple>
      <w:r w:rsidRPr="004F1C6A">
        <w:t xml:space="preserve"> - Запрос через </w:t>
      </w:r>
      <w:r w:rsidRPr="00202EAC">
        <w:rPr>
          <w:lang w:val="en-US"/>
        </w:rPr>
        <w:t>Post</w:t>
      </w:r>
      <w:r>
        <w:rPr>
          <w:lang w:val="en-US"/>
        </w:rPr>
        <w:t>man</w:t>
      </w:r>
      <w:r w:rsidRPr="004F1C6A">
        <w:t xml:space="preserve"> на получение все</w:t>
      </w:r>
      <w:r>
        <w:t>й еды</w:t>
      </w:r>
    </w:p>
    <w:p w:rsidR="00AB13DF" w:rsidRDefault="00AB13DF" w:rsidP="00E735EB">
      <w:pPr>
        <w:ind w:firstLine="0"/>
        <w:jc w:val="left"/>
      </w:pPr>
    </w:p>
    <w:p w:rsidR="00AB13DF" w:rsidRDefault="00AB13DF" w:rsidP="002C1DF8">
      <w:r w:rsidRPr="00344417">
        <w:rPr>
          <w:lang w:val="en-US"/>
        </w:rPr>
        <w:t>getById</w:t>
      </w:r>
      <w:r w:rsidRPr="00E60414">
        <w:t xml:space="preserve"> – получение</w:t>
      </w:r>
      <w:r w:rsidRPr="00996427">
        <w:t xml:space="preserve"> </w:t>
      </w:r>
      <w:r w:rsidR="00C515D9">
        <w:t>еды</w:t>
      </w:r>
      <w:r>
        <w:t xml:space="preserve"> по </w:t>
      </w:r>
      <w:r>
        <w:rPr>
          <w:lang w:val="en-US"/>
        </w:rPr>
        <w:t>id</w:t>
      </w:r>
    </w:p>
    <w:p w:rsidR="004F1C6A" w:rsidRDefault="00C515D9" w:rsidP="004F1C6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542618F" wp14:editId="0EA5B053">
            <wp:extent cx="5940425" cy="33521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DF" w:rsidRDefault="004F1C6A" w:rsidP="004F1C6A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5</w:t>
        </w:r>
      </w:fldSimple>
      <w:r>
        <w:t xml:space="preserve"> - Запрос на получение еды</w:t>
      </w:r>
      <w:r w:rsidRPr="0034119D">
        <w:t xml:space="preserve"> с выбранным id</w:t>
      </w:r>
    </w:p>
    <w:p w:rsidR="00AB13DF" w:rsidRDefault="00AB13DF" w:rsidP="00760B14">
      <w:pPr>
        <w:ind w:firstLine="0"/>
      </w:pPr>
    </w:p>
    <w:p w:rsidR="00AB13DF" w:rsidRPr="006C46B1" w:rsidRDefault="00AB13DF" w:rsidP="002C1DF8">
      <w:r w:rsidRPr="00A8406E">
        <w:rPr>
          <w:lang w:val="en-US"/>
        </w:rPr>
        <w:t>getByN</w:t>
      </w:r>
      <w:r w:rsidR="006C46B1">
        <w:rPr>
          <w:lang w:val="en-US"/>
        </w:rPr>
        <w:t>ame</w:t>
      </w:r>
      <w:r>
        <w:t xml:space="preserve"> </w:t>
      </w:r>
      <w:r w:rsidRPr="00E60414">
        <w:t xml:space="preserve">– получение </w:t>
      </w:r>
      <w:r w:rsidR="006C46B1">
        <w:t>еды по названию</w:t>
      </w:r>
    </w:p>
    <w:p w:rsidR="004F1C6A" w:rsidRDefault="00C515D9" w:rsidP="004F1C6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A2A1A6" wp14:editId="36204D40">
            <wp:extent cx="5940425" cy="37960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DF" w:rsidRDefault="004F1C6A" w:rsidP="004F1C6A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6</w:t>
        </w:r>
      </w:fldSimple>
      <w:r>
        <w:t xml:space="preserve"> - </w:t>
      </w:r>
      <w:r w:rsidRPr="00056A00">
        <w:t>Запрос</w:t>
      </w:r>
      <w:r>
        <w:t xml:space="preserve"> на получение еды с выбранным названием</w:t>
      </w:r>
    </w:p>
    <w:p w:rsidR="00AB13DF" w:rsidRDefault="00AB13DF" w:rsidP="00E735EB">
      <w:pPr>
        <w:ind w:firstLine="0"/>
        <w:jc w:val="left"/>
      </w:pPr>
    </w:p>
    <w:p w:rsidR="00F322C4" w:rsidRPr="00312114" w:rsidRDefault="00312114" w:rsidP="00760B14">
      <w:r>
        <w:rPr>
          <w:lang w:val="en-US"/>
        </w:rPr>
        <w:t>getByDayN</w:t>
      </w:r>
      <w:r w:rsidR="00962CE9" w:rsidRPr="00760B14">
        <w:t xml:space="preserve"> </w:t>
      </w:r>
      <w:r w:rsidRPr="00E60414">
        <w:t>–</w:t>
      </w:r>
      <w:r>
        <w:t xml:space="preserve"> список, включающий в себя еду </w:t>
      </w:r>
      <w:r w:rsidRPr="00312114">
        <w:t>"Бананы"</w:t>
      </w:r>
    </w:p>
    <w:p w:rsidR="004F1C6A" w:rsidRDefault="00312114" w:rsidP="004F1C6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F58000" wp14:editId="0D3C666E">
            <wp:extent cx="5505450" cy="3884123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6096" cy="389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C4" w:rsidRPr="004F1C6A" w:rsidRDefault="004F1C6A" w:rsidP="004F1C6A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7</w:t>
        </w:r>
      </w:fldSimple>
      <w:r>
        <w:t xml:space="preserve"> - Запрос на список с названием </w:t>
      </w:r>
      <w:r w:rsidRPr="004F1C6A">
        <w:t>"</w:t>
      </w:r>
      <w:r>
        <w:t>Бананы</w:t>
      </w:r>
      <w:r w:rsidRPr="004F1C6A">
        <w:t>"</w:t>
      </w:r>
    </w:p>
    <w:p w:rsidR="00F322C4" w:rsidRDefault="00F322C4" w:rsidP="00E735EB">
      <w:pPr>
        <w:ind w:firstLine="0"/>
        <w:jc w:val="left"/>
      </w:pPr>
    </w:p>
    <w:p w:rsidR="00812DC4" w:rsidRPr="00312114" w:rsidRDefault="00812DC4" w:rsidP="00760B14">
      <w:r>
        <w:rPr>
          <w:lang w:val="en-US"/>
        </w:rPr>
        <w:t>getByKal</w:t>
      </w:r>
      <w:r w:rsidRPr="00312114">
        <w:t xml:space="preserve"> </w:t>
      </w:r>
      <w:r w:rsidRPr="00E60414">
        <w:t xml:space="preserve">– получение </w:t>
      </w:r>
      <w:r w:rsidR="000E695D">
        <w:t>еды по кал</w:t>
      </w:r>
      <w:r>
        <w:t>ориям</w:t>
      </w:r>
    </w:p>
    <w:p w:rsidR="004F1C6A" w:rsidRDefault="00A17CEE" w:rsidP="004F1C6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6F7EAAB" wp14:editId="7FF28B04">
            <wp:extent cx="5940425" cy="34156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2B" w:rsidRPr="004F1C6A" w:rsidRDefault="004F1C6A" w:rsidP="004F1C6A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8</w:t>
        </w:r>
      </w:fldSimple>
      <w:r>
        <w:t xml:space="preserve"> - Запрос на получение еды по калориям</w:t>
      </w:r>
    </w:p>
    <w:p w:rsidR="00563B2B" w:rsidRPr="00563B2B" w:rsidRDefault="00563B2B" w:rsidP="00E735EB">
      <w:pPr>
        <w:ind w:firstLine="0"/>
        <w:jc w:val="left"/>
      </w:pPr>
    </w:p>
    <w:p w:rsidR="00AB13DF" w:rsidRPr="006C46B1" w:rsidRDefault="00AB13DF" w:rsidP="002C1DF8">
      <w:r>
        <w:rPr>
          <w:lang w:val="en-US"/>
        </w:rPr>
        <w:t>s</w:t>
      </w:r>
      <w:r w:rsidRPr="00170F1E">
        <w:rPr>
          <w:lang w:val="en-US"/>
        </w:rPr>
        <w:t>ave</w:t>
      </w:r>
      <w:r>
        <w:t xml:space="preserve"> </w:t>
      </w:r>
      <w:r w:rsidRPr="00E60414">
        <w:t xml:space="preserve">– </w:t>
      </w:r>
      <w:r>
        <w:t>добавление</w:t>
      </w:r>
      <w:r w:rsidRPr="00E60414">
        <w:t xml:space="preserve"> </w:t>
      </w:r>
      <w:r w:rsidR="006C46B1">
        <w:t>еды</w:t>
      </w:r>
    </w:p>
    <w:p w:rsidR="004F1C6A" w:rsidRDefault="00B210E2" w:rsidP="004F1C6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59BFEDA" wp14:editId="3C8CC0FF">
            <wp:extent cx="5940425" cy="33934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DF" w:rsidRDefault="004F1C6A" w:rsidP="004F1C6A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9</w:t>
        </w:r>
      </w:fldSimple>
      <w:r>
        <w:t xml:space="preserve"> - Добавление еды</w:t>
      </w:r>
    </w:p>
    <w:p w:rsidR="00B210E2" w:rsidRDefault="00B210E2" w:rsidP="00E735EB">
      <w:pPr>
        <w:ind w:firstLine="0"/>
        <w:jc w:val="left"/>
      </w:pPr>
    </w:p>
    <w:p w:rsidR="004F1C6A" w:rsidRDefault="00B210E2" w:rsidP="004F1C6A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3C3D614F" wp14:editId="19CAE3CD">
            <wp:extent cx="5940425" cy="45732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DF" w:rsidRDefault="004F1C6A" w:rsidP="004F1C6A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10</w:t>
        </w:r>
      </w:fldSimple>
      <w:r>
        <w:t xml:space="preserve"> - </w:t>
      </w:r>
      <w:r w:rsidRPr="007A502C">
        <w:t>Проверка на добавление еды</w:t>
      </w:r>
    </w:p>
    <w:p w:rsidR="00B210E2" w:rsidRDefault="00B210E2" w:rsidP="00E735EB">
      <w:pPr>
        <w:ind w:firstLine="0"/>
        <w:jc w:val="left"/>
      </w:pPr>
    </w:p>
    <w:p w:rsidR="00AB13DF" w:rsidRDefault="00AB13DF" w:rsidP="002C1DF8">
      <w:r w:rsidRPr="00170F1E">
        <w:rPr>
          <w:lang w:val="en-US"/>
        </w:rPr>
        <w:t>delete</w:t>
      </w:r>
      <w:r>
        <w:t xml:space="preserve"> </w:t>
      </w:r>
      <w:r w:rsidRPr="00E60414">
        <w:t xml:space="preserve">– </w:t>
      </w:r>
      <w:r>
        <w:t>удаление</w:t>
      </w:r>
      <w:r w:rsidR="006C46B1">
        <w:t xml:space="preserve"> еды</w:t>
      </w:r>
    </w:p>
    <w:p w:rsidR="004F1C6A" w:rsidRDefault="0032237C" w:rsidP="004F1C6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B736E4C" wp14:editId="065B237E">
            <wp:extent cx="5940425" cy="32169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DF" w:rsidRDefault="004F1C6A" w:rsidP="004F1C6A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11</w:t>
        </w:r>
      </w:fldSimple>
      <w:r>
        <w:t xml:space="preserve"> - Удаление еды</w:t>
      </w:r>
    </w:p>
    <w:p w:rsidR="004F1C6A" w:rsidRDefault="0032237C" w:rsidP="004F1C6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99CCA46" wp14:editId="5F08A017">
            <wp:extent cx="5940425" cy="33508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37C" w:rsidRPr="000711C9" w:rsidRDefault="004F1C6A" w:rsidP="004F1C6A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12</w:t>
        </w:r>
      </w:fldSimple>
      <w:r>
        <w:t xml:space="preserve"> - </w:t>
      </w:r>
      <w:r w:rsidRPr="000241E3">
        <w:t>Проверк</w:t>
      </w:r>
      <w:r>
        <w:t>а на удаление еды поиском по id</w:t>
      </w:r>
    </w:p>
    <w:p w:rsidR="00AB13DF" w:rsidRDefault="00AB13DF" w:rsidP="00E735EB">
      <w:pPr>
        <w:ind w:firstLine="0"/>
        <w:jc w:val="left"/>
      </w:pPr>
    </w:p>
    <w:p w:rsidR="00AB13DF" w:rsidRPr="00C93660" w:rsidRDefault="00AB13DF" w:rsidP="002C1DF8">
      <w:r w:rsidRPr="00C93660">
        <w:rPr>
          <w:lang w:val="en-US"/>
        </w:rPr>
        <w:t>deleteById</w:t>
      </w:r>
      <w:r w:rsidRPr="00E60414">
        <w:t xml:space="preserve">– </w:t>
      </w:r>
      <w:r>
        <w:t>удаление</w:t>
      </w:r>
      <w:r w:rsidRPr="00E60414">
        <w:t xml:space="preserve"> </w:t>
      </w:r>
      <w:r w:rsidR="006C46B1">
        <w:t>еды</w:t>
      </w:r>
      <w:r w:rsidRPr="006C46B1">
        <w:t xml:space="preserve"> </w:t>
      </w:r>
      <w:r>
        <w:t>по</w:t>
      </w:r>
      <w:r w:rsidRPr="006C46B1">
        <w:t xml:space="preserve"> </w:t>
      </w:r>
      <w:r>
        <w:rPr>
          <w:lang w:val="en-US"/>
        </w:rPr>
        <w:t>id</w:t>
      </w:r>
    </w:p>
    <w:p w:rsidR="000711C9" w:rsidRDefault="001B4565" w:rsidP="000711C9">
      <w:pPr>
        <w:keepNext/>
        <w:ind w:firstLine="0"/>
        <w:jc w:val="left"/>
      </w:pPr>
      <w:r>
        <w:rPr>
          <w:noProof/>
        </w:rPr>
        <w:drawing>
          <wp:inline distT="0" distB="0" distL="0" distR="0" wp14:anchorId="359353AD" wp14:editId="6FFDE897">
            <wp:extent cx="5940425" cy="32867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DF" w:rsidRDefault="000711C9" w:rsidP="000711C9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13</w:t>
        </w:r>
      </w:fldSimple>
      <w:r>
        <w:t xml:space="preserve"> - Список существующей в таблице еды</w:t>
      </w:r>
    </w:p>
    <w:p w:rsidR="000711C9" w:rsidRDefault="001B4565" w:rsidP="000711C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4E385F" wp14:editId="72D56B47">
            <wp:extent cx="5940425" cy="26263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65" w:rsidRDefault="000711C9" w:rsidP="000711C9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14</w:t>
        </w:r>
      </w:fldSimple>
      <w:r>
        <w:t xml:space="preserve"> - Удаляем еду из таблицы</w:t>
      </w:r>
    </w:p>
    <w:p w:rsidR="000711C9" w:rsidRDefault="001B4565" w:rsidP="000711C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8B1B53A" wp14:editId="4482361B">
            <wp:extent cx="5940425" cy="18694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65" w:rsidRDefault="000711C9" w:rsidP="000711C9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15</w:t>
        </w:r>
      </w:fldSimple>
      <w:r>
        <w:t xml:space="preserve"> - Проверяем удаление поиском по </w:t>
      </w:r>
      <w:r>
        <w:rPr>
          <w:lang w:val="en-US"/>
        </w:rPr>
        <w:t>id</w:t>
      </w:r>
    </w:p>
    <w:p w:rsidR="00AB13DF" w:rsidRDefault="00AB13DF" w:rsidP="00E735EB">
      <w:pPr>
        <w:ind w:firstLine="0"/>
        <w:jc w:val="left"/>
      </w:pPr>
    </w:p>
    <w:p w:rsidR="00AB13DF" w:rsidRPr="00F16BDF" w:rsidRDefault="00AB13DF" w:rsidP="002C1DF8">
      <w:pPr>
        <w:rPr>
          <w:rStyle w:val="afb"/>
        </w:rPr>
      </w:pPr>
      <w:r w:rsidRPr="00795396">
        <w:rPr>
          <w:lang w:val="en-US"/>
        </w:rPr>
        <w:t>getWithMaxProblems</w:t>
      </w:r>
      <w:r w:rsidRPr="00F16BDF">
        <w:t xml:space="preserve"> </w:t>
      </w:r>
      <w:r w:rsidR="00F16BDF" w:rsidRPr="00E60414">
        <w:t>–</w:t>
      </w:r>
      <w:r w:rsidR="00F16BDF">
        <w:t xml:space="preserve"> получение списка дат с максимальным</w:t>
      </w:r>
      <w:r w:rsidR="00F16BDF" w:rsidRPr="00795396">
        <w:t xml:space="preserve"> количеством </w:t>
      </w:r>
      <w:r w:rsidR="00F16BDF">
        <w:t>еды</w:t>
      </w:r>
      <w:r w:rsidR="00F16BDF" w:rsidRPr="00795396">
        <w:t xml:space="preserve"> (</w:t>
      </w:r>
      <w:r w:rsidR="00F16BDF">
        <w:t>калории меньше 400) и количество этой еды</w:t>
      </w:r>
    </w:p>
    <w:p w:rsidR="000711C9" w:rsidRDefault="00F16BDF" w:rsidP="000711C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261F681" wp14:editId="133AA163">
            <wp:extent cx="5495925" cy="2399877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0278" cy="24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DF" w:rsidRPr="000711C9" w:rsidRDefault="000711C9" w:rsidP="000711C9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16</w:t>
        </w:r>
      </w:fldSimple>
      <w:r w:rsidRPr="000711C9">
        <w:t xml:space="preserve"> - </w:t>
      </w:r>
      <w:r>
        <w:t>Получение списка дат с максимальным количеством еды меньше 400 калорий</w:t>
      </w:r>
    </w:p>
    <w:p w:rsidR="00AB13DF" w:rsidRPr="000711C9" w:rsidRDefault="00AB13DF" w:rsidP="00E735EB">
      <w:pPr>
        <w:ind w:firstLine="0"/>
        <w:jc w:val="left"/>
      </w:pPr>
    </w:p>
    <w:p w:rsidR="00AB13DF" w:rsidRPr="00D347F6" w:rsidRDefault="00AB13DF" w:rsidP="002C1DF8">
      <w:pPr>
        <w:rPr>
          <w:b/>
          <w:bCs/>
          <w:lang w:val="en-US"/>
        </w:rPr>
      </w:pPr>
      <w:r w:rsidRPr="00795396">
        <w:rPr>
          <w:b/>
          <w:bCs/>
          <w:lang w:val="en-US"/>
        </w:rPr>
        <w:lastRenderedPageBreak/>
        <w:t>CController</w:t>
      </w:r>
      <w:r w:rsidR="006C46B1">
        <w:rPr>
          <w:b/>
          <w:bCs/>
          <w:lang w:val="en-US"/>
        </w:rPr>
        <w:t>Date</w:t>
      </w:r>
      <w:r w:rsidRPr="00795396">
        <w:rPr>
          <w:b/>
          <w:bCs/>
          <w:lang w:val="en-US"/>
        </w:rPr>
        <w:t>s</w:t>
      </w:r>
      <w:r w:rsidRPr="00D347F6">
        <w:rPr>
          <w:b/>
          <w:bCs/>
          <w:lang w:val="en-US"/>
        </w:rPr>
        <w:t xml:space="preserve">: </w:t>
      </w:r>
    </w:p>
    <w:p w:rsidR="00AB13DF" w:rsidRPr="00F16BDF" w:rsidRDefault="00AB13DF" w:rsidP="002C1DF8">
      <w:r>
        <w:rPr>
          <w:lang w:val="en-US"/>
        </w:rPr>
        <w:t>s</w:t>
      </w:r>
      <w:r w:rsidRPr="00795396">
        <w:rPr>
          <w:lang w:val="en-US"/>
        </w:rPr>
        <w:t>ave</w:t>
      </w:r>
      <w:r w:rsidRPr="00F16BDF">
        <w:t xml:space="preserve"> – </w:t>
      </w:r>
      <w:r>
        <w:t>добавление</w:t>
      </w:r>
      <w:r w:rsidR="006C46B1" w:rsidRPr="00F16BDF">
        <w:t xml:space="preserve"> </w:t>
      </w:r>
      <w:r w:rsidR="006C46B1">
        <w:t>новой</w:t>
      </w:r>
      <w:r w:rsidR="006C46B1" w:rsidRPr="00F16BDF">
        <w:t xml:space="preserve"> </w:t>
      </w:r>
      <w:r w:rsidR="006C46B1">
        <w:t>даты</w:t>
      </w:r>
    </w:p>
    <w:p w:rsidR="000711C9" w:rsidRDefault="0020056E" w:rsidP="000711C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4C389CF" wp14:editId="1C8AB50D">
            <wp:extent cx="5940425" cy="24472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DF" w:rsidRPr="00F16BDF" w:rsidRDefault="000711C9" w:rsidP="000711C9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17</w:t>
        </w:r>
      </w:fldSimple>
      <w:r>
        <w:t xml:space="preserve"> - Добавление новой даты</w:t>
      </w:r>
    </w:p>
    <w:p w:rsidR="00AB13DF" w:rsidRPr="00F16BDF" w:rsidRDefault="00AB13DF" w:rsidP="00E735EB">
      <w:pPr>
        <w:ind w:firstLine="0"/>
        <w:jc w:val="left"/>
      </w:pPr>
    </w:p>
    <w:p w:rsidR="00AB13DF" w:rsidRDefault="00AB13DF" w:rsidP="002C1DF8">
      <w:r w:rsidRPr="00795396">
        <w:rPr>
          <w:lang w:val="en-US"/>
        </w:rPr>
        <w:t>getAllBy</w:t>
      </w:r>
      <w:r w:rsidR="0020056E">
        <w:rPr>
          <w:lang w:val="en-US"/>
        </w:rPr>
        <w:t>Date</w:t>
      </w:r>
      <w:r w:rsidRPr="00795396">
        <w:rPr>
          <w:lang w:val="en-US"/>
        </w:rPr>
        <w:t>Id</w:t>
      </w:r>
      <w:r>
        <w:t xml:space="preserve"> – поиск </w:t>
      </w:r>
      <w:r w:rsidR="006C46B1">
        <w:t>даты</w:t>
      </w:r>
      <w:r>
        <w:t xml:space="preserve"> по </w:t>
      </w:r>
      <w:r>
        <w:rPr>
          <w:lang w:val="en-US"/>
        </w:rPr>
        <w:t>id</w:t>
      </w:r>
    </w:p>
    <w:p w:rsidR="000711C9" w:rsidRDefault="0020056E" w:rsidP="000711C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2ADB49F" wp14:editId="4CF706D0">
            <wp:extent cx="5940425" cy="30226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DF" w:rsidRDefault="000711C9" w:rsidP="000711C9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18</w:t>
        </w:r>
      </w:fldSimple>
      <w:r>
        <w:t xml:space="preserve"> - Поиск даты по </w:t>
      </w:r>
      <w:r>
        <w:rPr>
          <w:lang w:val="en-US"/>
        </w:rPr>
        <w:t>id</w:t>
      </w:r>
    </w:p>
    <w:p w:rsidR="00AB13DF" w:rsidRDefault="00AB13DF" w:rsidP="00E735EB">
      <w:pPr>
        <w:ind w:firstLine="0"/>
        <w:jc w:val="left"/>
      </w:pPr>
    </w:p>
    <w:p w:rsidR="00AB13DF" w:rsidRPr="002C1DF8" w:rsidRDefault="00AB13DF" w:rsidP="002C1DF8">
      <w:r w:rsidRPr="00795396">
        <w:rPr>
          <w:lang w:val="en-US"/>
        </w:rPr>
        <w:t>getAll</w:t>
      </w:r>
      <w:r w:rsidRPr="002C1DF8">
        <w:t xml:space="preserve"> – </w:t>
      </w:r>
      <w:r>
        <w:t>вывести</w:t>
      </w:r>
      <w:r w:rsidRPr="002C1DF8">
        <w:t xml:space="preserve"> </w:t>
      </w:r>
      <w:r>
        <w:t>список</w:t>
      </w:r>
      <w:r w:rsidRPr="002C1DF8">
        <w:t xml:space="preserve"> </w:t>
      </w:r>
      <w:r>
        <w:t>всех</w:t>
      </w:r>
      <w:r w:rsidRPr="002C1DF8">
        <w:t xml:space="preserve"> </w:t>
      </w:r>
      <w:r w:rsidR="006C46B1">
        <w:t>дат</w:t>
      </w:r>
    </w:p>
    <w:p w:rsidR="000711C9" w:rsidRDefault="00CD7DC1" w:rsidP="000711C9">
      <w:pPr>
        <w:keepNext/>
        <w:ind w:firstLine="0"/>
        <w:jc w:val="left"/>
      </w:pPr>
      <w:r>
        <w:rPr>
          <w:noProof/>
        </w:rPr>
        <w:lastRenderedPageBreak/>
        <w:drawing>
          <wp:inline distT="0" distB="0" distL="0" distR="0" wp14:anchorId="6690763A" wp14:editId="4F148708">
            <wp:extent cx="5940425" cy="28765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DF" w:rsidRPr="00CD7DC1" w:rsidRDefault="000711C9" w:rsidP="000711C9">
      <w:pPr>
        <w:pStyle w:val="afd"/>
        <w:ind w:firstLine="0"/>
        <w:jc w:val="center"/>
        <w:rPr>
          <w:lang w:val="en-US"/>
        </w:rPr>
      </w:pPr>
      <w:r>
        <w:t>Рисунок</w:t>
      </w:r>
      <w:r w:rsidRPr="002C1DF8">
        <w:rPr>
          <w:lang w:val="en-US"/>
        </w:rPr>
        <w:t xml:space="preserve"> </w:t>
      </w:r>
      <w:r>
        <w:fldChar w:fldCharType="begin"/>
      </w:r>
      <w:r w:rsidRPr="002C1DF8">
        <w:rPr>
          <w:lang w:val="en-US"/>
        </w:rPr>
        <w:instrText xml:space="preserve"> SEQ </w:instrText>
      </w:r>
      <w:r>
        <w:instrText>Рисунок</w:instrText>
      </w:r>
      <w:r w:rsidRPr="002C1DF8">
        <w:rPr>
          <w:lang w:val="en-US"/>
        </w:rPr>
        <w:instrText xml:space="preserve"> \* ARABIC </w:instrText>
      </w:r>
      <w:r>
        <w:fldChar w:fldCharType="separate"/>
      </w:r>
      <w:r w:rsidR="000C0FAF" w:rsidRPr="002C1DF8">
        <w:rPr>
          <w:noProof/>
          <w:lang w:val="en-US"/>
        </w:rPr>
        <w:t>19</w:t>
      </w:r>
      <w:r>
        <w:fldChar w:fldCharType="end"/>
      </w:r>
      <w:r w:rsidRPr="002C1DF8">
        <w:rPr>
          <w:lang w:val="en-US"/>
        </w:rPr>
        <w:t xml:space="preserve"> - </w:t>
      </w:r>
      <w:r>
        <w:t>Список</w:t>
      </w:r>
      <w:r w:rsidRPr="002C1DF8">
        <w:rPr>
          <w:lang w:val="en-US"/>
        </w:rPr>
        <w:t xml:space="preserve"> </w:t>
      </w:r>
      <w:r>
        <w:t>всех</w:t>
      </w:r>
      <w:r w:rsidRPr="002C1DF8">
        <w:rPr>
          <w:lang w:val="en-US"/>
        </w:rPr>
        <w:t xml:space="preserve"> </w:t>
      </w:r>
      <w:r>
        <w:t>дат</w:t>
      </w:r>
    </w:p>
    <w:p w:rsidR="00AB13DF" w:rsidRPr="00F16BDF" w:rsidRDefault="00AB13DF" w:rsidP="00E735EB">
      <w:pPr>
        <w:ind w:firstLine="0"/>
        <w:jc w:val="left"/>
        <w:rPr>
          <w:lang w:val="en-US"/>
        </w:rPr>
      </w:pPr>
    </w:p>
    <w:p w:rsidR="00AB13DF" w:rsidRPr="00F16BDF" w:rsidRDefault="00AB13DF" w:rsidP="002C1DF8">
      <w:pPr>
        <w:rPr>
          <w:b/>
          <w:bCs/>
          <w:lang w:val="en-US"/>
        </w:rPr>
      </w:pPr>
      <w:r w:rsidRPr="005D489D">
        <w:rPr>
          <w:b/>
          <w:bCs/>
          <w:lang w:val="en-US"/>
        </w:rPr>
        <w:t>CController</w:t>
      </w:r>
      <w:r w:rsidR="006C46B1">
        <w:rPr>
          <w:b/>
          <w:bCs/>
          <w:lang w:val="en-US"/>
        </w:rPr>
        <w:t>TimeInterval</w:t>
      </w:r>
      <w:r w:rsidRPr="005D489D">
        <w:rPr>
          <w:b/>
          <w:bCs/>
          <w:lang w:val="en-US"/>
        </w:rPr>
        <w:t>s</w:t>
      </w:r>
      <w:r w:rsidRPr="00F16BDF">
        <w:rPr>
          <w:b/>
          <w:bCs/>
          <w:lang w:val="en-US"/>
        </w:rPr>
        <w:t xml:space="preserve">: </w:t>
      </w:r>
    </w:p>
    <w:p w:rsidR="00AB13DF" w:rsidRDefault="00AB13DF" w:rsidP="002C1DF8">
      <w:r>
        <w:rPr>
          <w:lang w:val="en-US"/>
        </w:rPr>
        <w:t>s</w:t>
      </w:r>
      <w:r w:rsidRPr="00795396">
        <w:rPr>
          <w:lang w:val="en-US"/>
        </w:rPr>
        <w:t>ave</w:t>
      </w:r>
      <w:r w:rsidRPr="006C46B1">
        <w:t xml:space="preserve"> – </w:t>
      </w:r>
      <w:r>
        <w:t>добавление</w:t>
      </w:r>
      <w:r w:rsidRPr="006C46B1">
        <w:t xml:space="preserve"> </w:t>
      </w:r>
      <w:r w:rsidR="006C46B1">
        <w:t>временного</w:t>
      </w:r>
      <w:r w:rsidR="006C46B1" w:rsidRPr="006C46B1">
        <w:t xml:space="preserve"> </w:t>
      </w:r>
      <w:r w:rsidR="006C46B1">
        <w:t>промежутка</w:t>
      </w:r>
    </w:p>
    <w:p w:rsidR="000711C9" w:rsidRDefault="00CD7DC1" w:rsidP="000711C9">
      <w:pPr>
        <w:keepNext/>
        <w:ind w:firstLine="0"/>
        <w:jc w:val="left"/>
      </w:pPr>
      <w:r>
        <w:rPr>
          <w:noProof/>
        </w:rPr>
        <w:drawing>
          <wp:inline distT="0" distB="0" distL="0" distR="0" wp14:anchorId="3D39C899" wp14:editId="6CD160E2">
            <wp:extent cx="5940425" cy="23018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DF" w:rsidRDefault="000711C9" w:rsidP="000711C9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20</w:t>
        </w:r>
      </w:fldSimple>
      <w:r>
        <w:t xml:space="preserve"> - Добавление нового временного промежутка</w:t>
      </w:r>
    </w:p>
    <w:p w:rsidR="00AB13DF" w:rsidRDefault="00AB13DF" w:rsidP="00E735EB">
      <w:pPr>
        <w:ind w:firstLine="0"/>
        <w:jc w:val="left"/>
      </w:pPr>
    </w:p>
    <w:p w:rsidR="00AB13DF" w:rsidRPr="00996427" w:rsidRDefault="00AB13DF" w:rsidP="002C1DF8">
      <w:r w:rsidRPr="005D489D">
        <w:rPr>
          <w:lang w:val="en-US"/>
        </w:rPr>
        <w:t>getAllBy</w:t>
      </w:r>
      <w:r w:rsidR="00446B8D">
        <w:rPr>
          <w:lang w:val="en-US"/>
        </w:rPr>
        <w:t>TimeInterval</w:t>
      </w:r>
      <w:r w:rsidRPr="005D489D">
        <w:rPr>
          <w:lang w:val="en-US"/>
        </w:rPr>
        <w:t>Id</w:t>
      </w:r>
      <w:r w:rsidR="00446B8D" w:rsidRPr="00446B8D">
        <w:t xml:space="preserve"> </w:t>
      </w:r>
      <w:r w:rsidRPr="00083516">
        <w:t xml:space="preserve">– </w:t>
      </w:r>
      <w:r>
        <w:t>поиск</w:t>
      </w:r>
      <w:r w:rsidRPr="00083516">
        <w:t xml:space="preserve"> </w:t>
      </w:r>
      <w:r w:rsidR="006C46B1">
        <w:t>временного промежутка</w:t>
      </w:r>
      <w:r w:rsidRPr="00083516">
        <w:t xml:space="preserve"> </w:t>
      </w:r>
      <w:r>
        <w:t>по</w:t>
      </w:r>
      <w:r w:rsidRPr="00083516">
        <w:t xml:space="preserve"> </w:t>
      </w:r>
      <w:r>
        <w:rPr>
          <w:lang w:val="en-US"/>
        </w:rPr>
        <w:t>id</w:t>
      </w:r>
    </w:p>
    <w:p w:rsidR="000711C9" w:rsidRDefault="00CD7DC1" w:rsidP="000711C9">
      <w:pPr>
        <w:keepNext/>
        <w:ind w:firstLine="0"/>
        <w:jc w:val="left"/>
      </w:pPr>
      <w:r>
        <w:rPr>
          <w:noProof/>
        </w:rPr>
        <w:lastRenderedPageBreak/>
        <w:drawing>
          <wp:inline distT="0" distB="0" distL="0" distR="0" wp14:anchorId="41A5A6CB" wp14:editId="0AFC8DF8">
            <wp:extent cx="5940425" cy="26949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DF" w:rsidRDefault="000711C9" w:rsidP="000711C9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21</w:t>
        </w:r>
      </w:fldSimple>
      <w:r>
        <w:t xml:space="preserve"> - Поиск временного промежутка по </w:t>
      </w:r>
      <w:r>
        <w:rPr>
          <w:lang w:val="en-US"/>
        </w:rPr>
        <w:t>id</w:t>
      </w:r>
    </w:p>
    <w:p w:rsidR="00AB13DF" w:rsidRDefault="00AB13DF" w:rsidP="00E735EB">
      <w:pPr>
        <w:ind w:firstLine="0"/>
        <w:jc w:val="left"/>
      </w:pPr>
    </w:p>
    <w:p w:rsidR="00446B8D" w:rsidRDefault="00446B8D" w:rsidP="002C1DF8">
      <w:r w:rsidRPr="005D489D">
        <w:rPr>
          <w:lang w:val="en-US"/>
        </w:rPr>
        <w:t>getAll</w:t>
      </w:r>
      <w:r>
        <w:rPr>
          <w:lang w:val="en-US"/>
        </w:rPr>
        <w:t>TimeIntervals</w:t>
      </w:r>
      <w:r w:rsidRPr="00446B8D">
        <w:t xml:space="preserve"> </w:t>
      </w:r>
      <w:r w:rsidRPr="00083516">
        <w:t xml:space="preserve">– </w:t>
      </w:r>
      <w:r>
        <w:t>вывести</w:t>
      </w:r>
      <w:r w:rsidRPr="00446B8D">
        <w:t xml:space="preserve"> </w:t>
      </w:r>
      <w:r>
        <w:t>список</w:t>
      </w:r>
      <w:r w:rsidRPr="00446B8D">
        <w:t xml:space="preserve"> </w:t>
      </w:r>
      <w:r>
        <w:t>всех</w:t>
      </w:r>
      <w:r w:rsidRPr="00446B8D">
        <w:t xml:space="preserve"> </w:t>
      </w:r>
      <w:r>
        <w:t>временных промежутков</w:t>
      </w:r>
    </w:p>
    <w:p w:rsidR="000711C9" w:rsidRDefault="00446B8D" w:rsidP="000711C9">
      <w:pPr>
        <w:keepNext/>
        <w:ind w:firstLine="0"/>
        <w:jc w:val="left"/>
      </w:pPr>
      <w:r>
        <w:rPr>
          <w:noProof/>
        </w:rPr>
        <w:drawing>
          <wp:inline distT="0" distB="0" distL="0" distR="0" wp14:anchorId="561B73F6" wp14:editId="763C9163">
            <wp:extent cx="5940425" cy="30460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8D" w:rsidRDefault="000711C9" w:rsidP="000711C9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22</w:t>
        </w:r>
      </w:fldSimple>
      <w:r>
        <w:t xml:space="preserve"> - Список всех временных промежутков</w:t>
      </w:r>
    </w:p>
    <w:p w:rsidR="00446B8D" w:rsidRDefault="00446B8D" w:rsidP="00E735EB">
      <w:pPr>
        <w:ind w:firstLine="0"/>
        <w:jc w:val="left"/>
      </w:pPr>
    </w:p>
    <w:p w:rsidR="00AB13DF" w:rsidRDefault="00AB13DF" w:rsidP="002C1DF8">
      <w:pPr>
        <w:rPr>
          <w:b/>
          <w:bCs/>
        </w:rPr>
      </w:pPr>
      <w:r w:rsidRPr="00F55EF7">
        <w:rPr>
          <w:b/>
          <w:bCs/>
          <w:lang w:val="en-US"/>
        </w:rPr>
        <w:t>CControllerDownload</w:t>
      </w:r>
      <w:r w:rsidRPr="00835A0E">
        <w:rPr>
          <w:b/>
          <w:bCs/>
        </w:rPr>
        <w:t xml:space="preserve">: </w:t>
      </w:r>
    </w:p>
    <w:p w:rsidR="00AB13DF" w:rsidRDefault="00AB13DF" w:rsidP="002C1DF8">
      <w:r w:rsidRPr="00F55EF7">
        <w:rPr>
          <w:lang w:val="en-US"/>
        </w:rPr>
        <w:t>getFile</w:t>
      </w:r>
      <w:r w:rsidRPr="00835A0E">
        <w:t xml:space="preserve"> – </w:t>
      </w:r>
      <w:r>
        <w:t>создание</w:t>
      </w:r>
      <w:r w:rsidRPr="00835A0E">
        <w:t xml:space="preserve"> </w:t>
      </w:r>
      <w:r>
        <w:t>и</w:t>
      </w:r>
      <w:r w:rsidRPr="00835A0E">
        <w:t xml:space="preserve"> </w:t>
      </w:r>
      <w:r>
        <w:t xml:space="preserve">возможность сохранения отчёта </w:t>
      </w:r>
      <w:r w:rsidR="006C46B1">
        <w:t>с запросом</w:t>
      </w:r>
      <w:r>
        <w:t xml:space="preserve"> </w:t>
      </w:r>
      <w:r w:rsidR="00CC2B02">
        <w:rPr>
          <w:lang w:val="en-US"/>
        </w:rPr>
        <w:t>getByDayN</w:t>
      </w:r>
      <w:r w:rsidR="00CC2B02" w:rsidRPr="00F55EF7">
        <w:t xml:space="preserve"> </w:t>
      </w:r>
      <w:r w:rsidR="00CC2B02">
        <w:t xml:space="preserve">и </w:t>
      </w:r>
      <w:r w:rsidRPr="00F55EF7">
        <w:t>getWithMaxProblems</w:t>
      </w:r>
    </w:p>
    <w:p w:rsidR="000711C9" w:rsidRDefault="00446B8D" w:rsidP="000711C9">
      <w:pPr>
        <w:keepNext/>
        <w:ind w:firstLine="0"/>
        <w:jc w:val="left"/>
      </w:pPr>
      <w:r>
        <w:rPr>
          <w:noProof/>
        </w:rPr>
        <w:lastRenderedPageBreak/>
        <w:drawing>
          <wp:inline distT="0" distB="0" distL="0" distR="0" wp14:anchorId="000F0CB5" wp14:editId="5C6734C6">
            <wp:extent cx="5940425" cy="33026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DF" w:rsidRDefault="000711C9" w:rsidP="000711C9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23</w:t>
        </w:r>
      </w:fldSimple>
      <w:r>
        <w:t xml:space="preserve"> - </w:t>
      </w:r>
      <w:r w:rsidRPr="004558CF">
        <w:t>Запрос через Postman на создание и загрузку отчёта</w:t>
      </w:r>
    </w:p>
    <w:p w:rsidR="000711C9" w:rsidRDefault="00CC2B02" w:rsidP="000711C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9D2D3BE" wp14:editId="2812118B">
            <wp:extent cx="4705350" cy="385431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3678" cy="386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DF" w:rsidRDefault="000711C9" w:rsidP="000711C9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24</w:t>
        </w:r>
      </w:fldSimple>
      <w:r>
        <w:t xml:space="preserve"> - </w:t>
      </w:r>
      <w:r w:rsidRPr="00C3120C">
        <w:t>Полученный файл</w:t>
      </w:r>
    </w:p>
    <w:p w:rsidR="00AB13DF" w:rsidRDefault="00AB13DF" w:rsidP="00E735EB">
      <w:pPr>
        <w:ind w:firstLine="0"/>
        <w:jc w:val="left"/>
      </w:pPr>
    </w:p>
    <w:p w:rsidR="00AB13DF" w:rsidRDefault="00AB13DF" w:rsidP="00E735EB">
      <w:pPr>
        <w:ind w:firstLine="0"/>
        <w:jc w:val="left"/>
      </w:pPr>
      <w:r>
        <w:br w:type="page"/>
      </w:r>
    </w:p>
    <w:p w:rsidR="00AB13DF" w:rsidRDefault="00AB13DF" w:rsidP="00213230">
      <w:pPr>
        <w:pStyle w:val="2"/>
        <w:ind w:left="0"/>
      </w:pPr>
      <w:bookmarkStart w:id="13" w:name="_Toc119249936"/>
      <w:bookmarkStart w:id="14" w:name="_Toc130163298"/>
      <w:r>
        <w:lastRenderedPageBreak/>
        <w:t>Хранение данных</w:t>
      </w:r>
      <w:bookmarkEnd w:id="13"/>
      <w:bookmarkEnd w:id="14"/>
    </w:p>
    <w:p w:rsidR="000711C9" w:rsidRDefault="00D649EB" w:rsidP="000711C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436BC67" wp14:editId="32E69290">
            <wp:extent cx="5457825" cy="24669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DF" w:rsidRDefault="000711C9" w:rsidP="000711C9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25</w:t>
        </w:r>
      </w:fldSimple>
      <w:r>
        <w:t xml:space="preserve"> - </w:t>
      </w:r>
      <w:r w:rsidRPr="00647459">
        <w:t>Диаграмма классов репозиториев</w:t>
      </w:r>
    </w:p>
    <w:p w:rsidR="00AB13DF" w:rsidRDefault="00AB13DF" w:rsidP="00AB13DF">
      <w:pPr>
        <w:ind w:firstLine="0"/>
        <w:jc w:val="left"/>
      </w:pPr>
    </w:p>
    <w:p w:rsidR="00AB13DF" w:rsidRPr="00AB7702" w:rsidRDefault="00AB13DF" w:rsidP="002C1DF8">
      <w:pPr>
        <w:rPr>
          <w:b/>
          <w:bCs/>
        </w:rPr>
      </w:pPr>
      <w:r w:rsidRPr="00AB7702">
        <w:rPr>
          <w:b/>
          <w:bCs/>
        </w:rPr>
        <w:t>Подключение к БД:</w:t>
      </w:r>
    </w:p>
    <w:p w:rsidR="00AB13DF" w:rsidRDefault="00AB13DF" w:rsidP="002C1DF8">
      <w:r>
        <w:t xml:space="preserve">В </w:t>
      </w:r>
      <w:r w:rsidRPr="00AB7702">
        <w:rPr>
          <w:lang w:val="en-US"/>
        </w:rPr>
        <w:t>IntelliJ</w:t>
      </w:r>
      <w:r w:rsidRPr="00AB7702">
        <w:t xml:space="preserve"> </w:t>
      </w:r>
      <w:r w:rsidRPr="00AB7702">
        <w:rPr>
          <w:lang w:val="en-US"/>
        </w:rPr>
        <w:t>IDEA</w:t>
      </w:r>
      <w:r w:rsidRPr="00AB7702">
        <w:t xml:space="preserve"> </w:t>
      </w:r>
      <w:r>
        <w:t xml:space="preserve">добавил новую базу данных, с указанием логина и пароля, хостом и портом. </w:t>
      </w:r>
    </w:p>
    <w:p w:rsidR="000711C9" w:rsidRDefault="00D649EB" w:rsidP="000711C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8021747" wp14:editId="7343B543">
            <wp:extent cx="5095875" cy="4300036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1015" cy="43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DF" w:rsidRDefault="000711C9" w:rsidP="000711C9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26</w:t>
        </w:r>
      </w:fldSimple>
      <w:r>
        <w:t xml:space="preserve"> - </w:t>
      </w:r>
      <w:r w:rsidRPr="00E97DE7">
        <w:t>Подключение к БД в IntelliJ IDEA</w:t>
      </w:r>
    </w:p>
    <w:p w:rsidR="00AB13DF" w:rsidRDefault="00AB13DF" w:rsidP="00AB13DF">
      <w:pPr>
        <w:ind w:firstLine="0"/>
        <w:jc w:val="left"/>
      </w:pPr>
    </w:p>
    <w:p w:rsidR="00AB13DF" w:rsidRPr="00C0744A" w:rsidRDefault="00AB13DF" w:rsidP="002C1DF8">
      <w:r>
        <w:t>Также</w:t>
      </w:r>
      <w:r w:rsidRPr="007B308B">
        <w:t xml:space="preserve"> </w:t>
      </w:r>
      <w:r>
        <w:t>в</w:t>
      </w:r>
      <w:r w:rsidRPr="007B308B">
        <w:t xml:space="preserve"> </w:t>
      </w:r>
      <w:r>
        <w:rPr>
          <w:lang w:val="en-US"/>
        </w:rPr>
        <w:t>Resources</w:t>
      </w:r>
      <w:r w:rsidRPr="007B308B">
        <w:t xml:space="preserve"> </w:t>
      </w:r>
      <w:r>
        <w:t>создала</w:t>
      </w:r>
      <w:r w:rsidRPr="007B308B">
        <w:t xml:space="preserve"> </w:t>
      </w:r>
      <w:r>
        <w:t>файл</w:t>
      </w:r>
      <w:r w:rsidRPr="007B308B">
        <w:t xml:space="preserve"> </w:t>
      </w:r>
      <w:r>
        <w:rPr>
          <w:lang w:val="en-US"/>
        </w:rPr>
        <w:t>Application</w:t>
      </w:r>
      <w:r w:rsidRPr="007B308B">
        <w:t>.</w:t>
      </w:r>
      <w:r>
        <w:rPr>
          <w:lang w:val="en-US"/>
        </w:rPr>
        <w:t>properties</w:t>
      </w:r>
      <w:r w:rsidRPr="007B308B">
        <w:t xml:space="preserve"> </w:t>
      </w:r>
      <w:r>
        <w:t>и</w:t>
      </w:r>
      <w:r w:rsidRPr="007B308B">
        <w:t xml:space="preserve"> </w:t>
      </w:r>
      <w:r>
        <w:t>добавил в него несколько свойств для правильного подключения к БД.</w:t>
      </w:r>
    </w:p>
    <w:p w:rsidR="000711C9" w:rsidRDefault="00D649EB" w:rsidP="000711C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E3CCD24" wp14:editId="7D96CA92">
            <wp:extent cx="4495800" cy="18192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DF" w:rsidRDefault="000711C9" w:rsidP="000711C9">
      <w:pPr>
        <w:pStyle w:val="afd"/>
        <w:ind w:firstLine="0"/>
        <w:jc w:val="center"/>
      </w:pPr>
      <w:r>
        <w:t xml:space="preserve">Рисунок </w:t>
      </w:r>
      <w:fldSimple w:instr=" SEQ Рисунок \* ARABIC ">
        <w:r w:rsidR="000C0FAF">
          <w:rPr>
            <w:noProof/>
          </w:rPr>
          <w:t>27</w:t>
        </w:r>
      </w:fldSimple>
      <w:r>
        <w:t xml:space="preserve"> - </w:t>
      </w:r>
      <w:r w:rsidRPr="007436F9">
        <w:t>Настройка БД</w:t>
      </w:r>
    </w:p>
    <w:p w:rsidR="00AB13DF" w:rsidRDefault="00AB13DF" w:rsidP="00AB13DF">
      <w:pPr>
        <w:ind w:firstLine="0"/>
        <w:jc w:val="left"/>
      </w:pPr>
    </w:p>
    <w:p w:rsidR="00AB13DF" w:rsidRDefault="00AB13DF" w:rsidP="002C1DF8">
      <w:pPr>
        <w:rPr>
          <w:b/>
          <w:bCs/>
        </w:rPr>
      </w:pPr>
      <w:r w:rsidRPr="0019638C">
        <w:rPr>
          <w:b/>
          <w:bCs/>
          <w:lang w:val="en-US"/>
        </w:rPr>
        <w:t>IRepositoryF</w:t>
      </w:r>
      <w:r w:rsidR="006C46B1">
        <w:rPr>
          <w:b/>
          <w:bCs/>
          <w:lang w:val="en-US"/>
        </w:rPr>
        <w:t>ood</w:t>
      </w:r>
      <w:r w:rsidRPr="0019638C">
        <w:rPr>
          <w:b/>
          <w:bCs/>
          <w:lang w:val="en-US"/>
        </w:rPr>
        <w:t>s</w:t>
      </w:r>
      <w:r w:rsidRPr="00835A0E">
        <w:rPr>
          <w:b/>
          <w:bCs/>
        </w:rPr>
        <w:t xml:space="preserve">: </w:t>
      </w:r>
    </w:p>
    <w:p w:rsidR="0064640E" w:rsidRDefault="0064640E" w:rsidP="002C1DF8">
      <w:r w:rsidRPr="0064640E">
        <w:t>findByNameNative</w:t>
      </w:r>
      <w:r>
        <w:t xml:space="preserve"> </w:t>
      </w:r>
      <w:r w:rsidRPr="0009306C">
        <w:t>–</w:t>
      </w:r>
      <w:r>
        <w:t xml:space="preserve"> получение списка еды по названию</w:t>
      </w:r>
      <w:r w:rsidRPr="0064640E">
        <w:t xml:space="preserve"> (через запрос на обычном SQL)</w:t>
      </w:r>
      <w:r>
        <w:t>.</w:t>
      </w:r>
    </w:p>
    <w:p w:rsidR="0064640E" w:rsidRDefault="0064640E" w:rsidP="002C1DF8">
      <w:r w:rsidRPr="0064640E">
        <w:t xml:space="preserve">Алгоритм работы: делаем запрос к базе </w:t>
      </w:r>
      <w:r>
        <w:t>данных, выбираем необходимые ко</w:t>
      </w:r>
      <w:r w:rsidRPr="0064640E">
        <w:t>лонки из таблицы</w:t>
      </w:r>
      <w:r w:rsidR="00760B14" w:rsidRPr="00760B14">
        <w:t xml:space="preserve"> </w:t>
      </w:r>
      <w:r w:rsidR="00760B14">
        <w:t>еды</w:t>
      </w:r>
      <w:r w:rsidRPr="0064640E">
        <w:t>, подходящие з</w:t>
      </w:r>
      <w:r>
        <w:t>аписи добавляем в список отфиль</w:t>
      </w:r>
      <w:r w:rsidR="00760B14">
        <w:t>трованной еды</w:t>
      </w:r>
      <w:r w:rsidRPr="0064640E">
        <w:t>.</w:t>
      </w: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AB13DF" w:rsidTr="00AB13DF">
        <w:tc>
          <w:tcPr>
            <w:tcW w:w="9345" w:type="dxa"/>
          </w:tcPr>
          <w:p w:rsidR="00AB13DF" w:rsidRPr="008B0E8A" w:rsidRDefault="00AB13DF" w:rsidP="008B0E8A">
            <w:pPr>
              <w:ind w:firstLine="0"/>
              <w:jc w:val="center"/>
              <w:rPr>
                <w:i/>
                <w:sz w:val="24"/>
              </w:rPr>
            </w:pPr>
            <w:r w:rsidRPr="008B0E8A">
              <w:rPr>
                <w:i/>
                <w:sz w:val="24"/>
              </w:rPr>
              <w:t xml:space="preserve">Листинг 1 – </w:t>
            </w:r>
            <w:r w:rsidR="008B0E8A" w:rsidRPr="008B0E8A">
              <w:rPr>
                <w:i/>
                <w:sz w:val="24"/>
              </w:rPr>
              <w:t xml:space="preserve">Запрос к БД для получения списка еды с названием </w:t>
            </w:r>
            <w:r w:rsidR="008B0E8A" w:rsidRPr="008B0E8A">
              <w:rPr>
                <w:i/>
                <w:sz w:val="24"/>
                <w:lang w:val="en-US"/>
              </w:rPr>
              <w:t>name</w:t>
            </w:r>
          </w:p>
        </w:tc>
      </w:tr>
      <w:tr w:rsidR="00AB13DF" w:rsidRPr="00962CE9" w:rsidTr="00AB13DF">
        <w:tc>
          <w:tcPr>
            <w:tcW w:w="9345" w:type="dxa"/>
          </w:tcPr>
          <w:p w:rsidR="00AB13DF" w:rsidRPr="004E650D" w:rsidRDefault="004E650D" w:rsidP="004E6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</w:pPr>
            <w:r w:rsidRPr="004E650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/**********************************************************************************</w:t>
            </w:r>
            <w:r w:rsidRPr="004E650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Список еды с названием name (через запрос на обычном SQL).                         *</w:t>
            </w:r>
            <w:r w:rsidRPr="004E650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@param </w:t>
            </w:r>
            <w:r w:rsidRPr="004E650D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name </w:t>
            </w:r>
            <w:r w:rsidRPr="004E650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- </w:t>
            </w:r>
            <w:r w:rsidR="000E695D" w:rsidRPr="004E650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параметр</w:t>
            </w:r>
            <w:r w:rsidRPr="004E650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для фильтрации еды.                                      *</w:t>
            </w:r>
            <w:r w:rsidRPr="004E650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@return список отфильтрованной еды.                                            </w:t>
            </w:r>
            <w:r w:rsidRPr="004E650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*</w:t>
            </w:r>
            <w:r w:rsidRPr="004E650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**********************************************************************************/</w:t>
            </w:r>
            <w:r w:rsidRPr="004E650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</w:r>
            <w:r w:rsidRPr="004E650D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@Query</w:t>
            </w:r>
            <w:r w:rsidRPr="004E650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4E650D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</w:t>
            </w:r>
            <w:r w:rsidRPr="004E650D"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  <w:lang w:val="en-US"/>
              </w:rPr>
              <w:t>SELECT * FROM foods f WHERE f.name = ?1</w:t>
            </w:r>
            <w:r w:rsidRPr="004E650D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</w:t>
            </w:r>
            <w:r w:rsidRPr="004E650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, nativeQuery= </w:t>
            </w:r>
            <w:r w:rsidRPr="004E650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true</w:t>
            </w:r>
            <w:r w:rsidRPr="004E650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4E650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4E650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fun </w:t>
            </w:r>
            <w:r w:rsidRPr="004E650D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findByNameNative</w:t>
            </w:r>
            <w:r w:rsidRPr="004E650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4E650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name                                : </w:t>
            </w:r>
            <w:r w:rsidRPr="004E650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String</w:t>
            </w:r>
            <w:r w:rsidRPr="004E650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4E650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)                                           : </w:t>
            </w:r>
            <w:r w:rsidRPr="004E650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List</w:t>
            </w:r>
            <w:r w:rsidRPr="004E650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&lt;</w:t>
            </w:r>
            <w:r w:rsidRPr="004E650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CFood</w:t>
            </w:r>
            <w:r w:rsidRPr="004E650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</w:t>
            </w:r>
          </w:p>
        </w:tc>
      </w:tr>
    </w:tbl>
    <w:p w:rsidR="00AB13DF" w:rsidRPr="004E650D" w:rsidRDefault="00AB13DF" w:rsidP="00AB13DF">
      <w:pPr>
        <w:ind w:firstLine="0"/>
        <w:jc w:val="left"/>
        <w:rPr>
          <w:lang w:val="en-US"/>
        </w:rPr>
      </w:pPr>
    </w:p>
    <w:p w:rsidR="0064640E" w:rsidRDefault="0064640E" w:rsidP="002C1DF8">
      <w:pPr>
        <w:jc w:val="left"/>
      </w:pPr>
      <w:r w:rsidRPr="0064640E">
        <w:t>findByFoodCustom</w:t>
      </w:r>
      <w:r>
        <w:t xml:space="preserve"> </w:t>
      </w:r>
      <w:r w:rsidRPr="0009306C">
        <w:t>–</w:t>
      </w:r>
      <w:r>
        <w:t xml:space="preserve"> получение списка еды по названию</w:t>
      </w:r>
      <w:r w:rsidRPr="0064640E">
        <w:t xml:space="preserve"> (через запрос JPQL)</w:t>
      </w:r>
      <w:r>
        <w:t>.</w:t>
      </w:r>
    </w:p>
    <w:p w:rsidR="00760B14" w:rsidRDefault="00760B14" w:rsidP="00760B14">
      <w:r w:rsidRPr="0064640E">
        <w:lastRenderedPageBreak/>
        <w:t xml:space="preserve">Алгоритм работы: делаем запрос к базе </w:t>
      </w:r>
      <w:r>
        <w:t>данных, выбираем необходимые ко</w:t>
      </w:r>
      <w:r w:rsidRPr="0064640E">
        <w:t>лонки из таблицы</w:t>
      </w:r>
      <w:r w:rsidRPr="00760B14">
        <w:t xml:space="preserve"> </w:t>
      </w:r>
      <w:r>
        <w:t>еды</w:t>
      </w:r>
      <w:r w:rsidRPr="0064640E">
        <w:t>, подходящие з</w:t>
      </w:r>
      <w:r>
        <w:t>аписи добавляем в список отфильтрованной еды</w:t>
      </w:r>
      <w:r w:rsidRPr="0064640E">
        <w:t>.</w:t>
      </w: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4640E" w:rsidTr="00E11E81">
        <w:tc>
          <w:tcPr>
            <w:tcW w:w="9345" w:type="dxa"/>
          </w:tcPr>
          <w:p w:rsidR="0064640E" w:rsidRPr="008B0E8A" w:rsidRDefault="0064640E" w:rsidP="008B0E8A">
            <w:pPr>
              <w:ind w:firstLine="0"/>
              <w:jc w:val="center"/>
              <w:rPr>
                <w:i/>
                <w:sz w:val="24"/>
              </w:rPr>
            </w:pPr>
            <w:r w:rsidRPr="008B0E8A">
              <w:rPr>
                <w:i/>
                <w:sz w:val="24"/>
              </w:rPr>
              <w:t xml:space="preserve">Листинг 2 – </w:t>
            </w:r>
            <w:r w:rsidR="008B0E8A" w:rsidRPr="008B0E8A">
              <w:rPr>
                <w:i/>
                <w:sz w:val="24"/>
              </w:rPr>
              <w:t xml:space="preserve">Запрос к БД для получения списка еды с названием </w:t>
            </w:r>
            <w:r w:rsidR="008B0E8A" w:rsidRPr="008B0E8A">
              <w:rPr>
                <w:i/>
                <w:sz w:val="24"/>
                <w:lang w:val="en-US"/>
              </w:rPr>
              <w:t>name</w:t>
            </w:r>
          </w:p>
        </w:tc>
      </w:tr>
      <w:tr w:rsidR="0064640E" w:rsidRPr="00962CE9" w:rsidTr="00E11E81">
        <w:tc>
          <w:tcPr>
            <w:tcW w:w="9345" w:type="dxa"/>
          </w:tcPr>
          <w:p w:rsidR="0064640E" w:rsidRPr="008B0E8A" w:rsidRDefault="008B0E8A" w:rsidP="008B0E8A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>
              <w:rPr>
                <w:i/>
                <w:iCs/>
                <w:color w:val="8C8C8C"/>
              </w:rPr>
              <w:t>/**********************************************************************************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* Список еды с названием name (через запрос JPQL).                                   *</w:t>
            </w:r>
            <w:r>
              <w:rPr>
                <w:i/>
                <w:iCs/>
                <w:color w:val="8C8C8C"/>
              </w:rPr>
              <w:br/>
              <w:t xml:space="preserve"> * @param </w:t>
            </w:r>
            <w:r>
              <w:rPr>
                <w:i/>
                <w:iCs/>
                <w:color w:val="3D3D3D"/>
              </w:rPr>
              <w:t xml:space="preserve">name </w:t>
            </w:r>
            <w:r>
              <w:rPr>
                <w:i/>
                <w:iCs/>
                <w:color w:val="8C8C8C"/>
              </w:rPr>
              <w:t xml:space="preserve">- </w:t>
            </w:r>
            <w:r w:rsidR="000E695D">
              <w:rPr>
                <w:i/>
                <w:iCs/>
                <w:color w:val="8C8C8C"/>
              </w:rPr>
              <w:t>параметр</w:t>
            </w:r>
            <w:r>
              <w:rPr>
                <w:i/>
                <w:iCs/>
                <w:color w:val="8C8C8C"/>
              </w:rPr>
              <w:t xml:space="preserve"> для фильтрации еды.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* @return список отфильтрованной еды.                                            </w:t>
            </w:r>
            <w:r w:rsidRPr="008B0E8A">
              <w:rPr>
                <w:i/>
                <w:iCs/>
                <w:color w:val="8C8C8C"/>
                <w:lang w:val="en-US"/>
              </w:rPr>
              <w:t>*</w:t>
            </w:r>
            <w:r w:rsidRPr="008B0E8A">
              <w:rPr>
                <w:i/>
                <w:iCs/>
                <w:color w:val="8C8C8C"/>
                <w:lang w:val="en-US"/>
              </w:rPr>
              <w:br/>
              <w:t xml:space="preserve"> **********************************************************************************/</w:t>
            </w:r>
            <w:r w:rsidRPr="008B0E8A">
              <w:rPr>
                <w:i/>
                <w:iCs/>
                <w:color w:val="8C8C8C"/>
                <w:lang w:val="en-US"/>
              </w:rPr>
              <w:br/>
            </w:r>
            <w:r w:rsidRPr="008B0E8A">
              <w:rPr>
                <w:color w:val="9E880D"/>
                <w:lang w:val="en-US"/>
              </w:rPr>
              <w:t>@Query</w:t>
            </w:r>
            <w:r w:rsidRPr="008B0E8A">
              <w:rPr>
                <w:color w:val="080808"/>
                <w:lang w:val="en-US"/>
              </w:rPr>
              <w:t>(</w:t>
            </w:r>
            <w:r w:rsidRPr="008B0E8A">
              <w:rPr>
                <w:color w:val="067D17"/>
                <w:lang w:val="en-US"/>
              </w:rPr>
              <w:t>"</w:t>
            </w:r>
            <w:r w:rsidRPr="008B0E8A">
              <w:rPr>
                <w:color w:val="067D17"/>
                <w:shd w:val="clear" w:color="auto" w:fill="EDFCED"/>
                <w:lang w:val="en-US"/>
              </w:rPr>
              <w:t>SELECT f FROM CFood f WHERE f.name = ?1</w:t>
            </w:r>
            <w:r w:rsidRPr="008B0E8A">
              <w:rPr>
                <w:color w:val="067D17"/>
                <w:lang w:val="en-US"/>
              </w:rPr>
              <w:t>"</w:t>
            </w:r>
            <w:r w:rsidRPr="008B0E8A">
              <w:rPr>
                <w:color w:val="080808"/>
                <w:lang w:val="en-US"/>
              </w:rPr>
              <w:t>)</w:t>
            </w:r>
            <w:r w:rsidRPr="008B0E8A">
              <w:rPr>
                <w:color w:val="080808"/>
                <w:lang w:val="en-US"/>
              </w:rPr>
              <w:br/>
            </w:r>
            <w:r w:rsidRPr="008B0E8A">
              <w:rPr>
                <w:color w:val="0033B3"/>
                <w:lang w:val="en-US"/>
              </w:rPr>
              <w:t xml:space="preserve">fun </w:t>
            </w:r>
            <w:r w:rsidRPr="008B0E8A">
              <w:rPr>
                <w:color w:val="00627A"/>
                <w:lang w:val="en-US"/>
              </w:rPr>
              <w:t>findByFoodCustom</w:t>
            </w:r>
            <w:r w:rsidRPr="008B0E8A">
              <w:rPr>
                <w:color w:val="080808"/>
                <w:lang w:val="en-US"/>
              </w:rPr>
              <w:t>(</w:t>
            </w:r>
            <w:r w:rsidRPr="008B0E8A">
              <w:rPr>
                <w:color w:val="080808"/>
                <w:lang w:val="en-US"/>
              </w:rPr>
              <w:br/>
              <w:t xml:space="preserve">        name                                : </w:t>
            </w:r>
            <w:r w:rsidRPr="008B0E8A">
              <w:rPr>
                <w:color w:val="000000"/>
                <w:lang w:val="en-US"/>
              </w:rPr>
              <w:t>String</w:t>
            </w:r>
            <w:r w:rsidRPr="008B0E8A">
              <w:rPr>
                <w:color w:val="000000"/>
                <w:lang w:val="en-US"/>
              </w:rPr>
              <w:br/>
            </w:r>
            <w:r w:rsidRPr="008B0E8A">
              <w:rPr>
                <w:color w:val="080808"/>
                <w:lang w:val="en-US"/>
              </w:rPr>
              <w:t xml:space="preserve">)                                           : </w:t>
            </w:r>
            <w:r w:rsidRPr="008B0E8A">
              <w:rPr>
                <w:color w:val="000000"/>
                <w:lang w:val="en-US"/>
              </w:rPr>
              <w:t>List</w:t>
            </w:r>
            <w:r w:rsidRPr="008B0E8A">
              <w:rPr>
                <w:color w:val="080808"/>
                <w:lang w:val="en-US"/>
              </w:rPr>
              <w:t>&lt;</w:t>
            </w:r>
            <w:r w:rsidRPr="008B0E8A">
              <w:rPr>
                <w:color w:val="000000"/>
                <w:lang w:val="en-US"/>
              </w:rPr>
              <w:t>CFood</w:t>
            </w:r>
            <w:r w:rsidRPr="008B0E8A">
              <w:rPr>
                <w:color w:val="080808"/>
                <w:lang w:val="en-US"/>
              </w:rPr>
              <w:t>&gt;</w:t>
            </w:r>
          </w:p>
        </w:tc>
      </w:tr>
    </w:tbl>
    <w:p w:rsidR="0064640E" w:rsidRPr="008B0E8A" w:rsidRDefault="0064640E" w:rsidP="00AB13DF">
      <w:pPr>
        <w:ind w:firstLine="0"/>
        <w:jc w:val="left"/>
        <w:rPr>
          <w:lang w:val="en-US"/>
        </w:rPr>
      </w:pPr>
    </w:p>
    <w:p w:rsidR="0064640E" w:rsidRDefault="0064640E" w:rsidP="002C1DF8">
      <w:pPr>
        <w:jc w:val="left"/>
      </w:pPr>
      <w:r w:rsidRPr="0064640E">
        <w:t>findByKalNative</w:t>
      </w:r>
      <w:r>
        <w:t xml:space="preserve"> </w:t>
      </w:r>
      <w:r w:rsidRPr="0009306C">
        <w:t>–</w:t>
      </w:r>
      <w:r>
        <w:t xml:space="preserve"> получение списка еды по калориям.</w:t>
      </w:r>
    </w:p>
    <w:p w:rsidR="00760B14" w:rsidRDefault="00760B14" w:rsidP="00760B14">
      <w:r w:rsidRPr="0064640E">
        <w:t xml:space="preserve">Алгоритм работы: делаем запрос к базе </w:t>
      </w:r>
      <w:r>
        <w:t>данных, выбираем необходимые ко</w:t>
      </w:r>
      <w:r w:rsidRPr="0064640E">
        <w:t>лонки из таблицы</w:t>
      </w:r>
      <w:r w:rsidRPr="00760B14">
        <w:t xml:space="preserve"> </w:t>
      </w:r>
      <w:r>
        <w:t>еды</w:t>
      </w:r>
      <w:r w:rsidRPr="0064640E">
        <w:t>, подходящие з</w:t>
      </w:r>
      <w:r>
        <w:t>аписи добавляем в список отфильтрованной еды</w:t>
      </w:r>
      <w:r w:rsidRPr="0064640E">
        <w:t>.</w:t>
      </w: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4640E" w:rsidTr="00E11E81">
        <w:tc>
          <w:tcPr>
            <w:tcW w:w="9345" w:type="dxa"/>
          </w:tcPr>
          <w:p w:rsidR="0064640E" w:rsidRPr="008B0E8A" w:rsidRDefault="0064640E" w:rsidP="008B0E8A">
            <w:pPr>
              <w:ind w:firstLine="0"/>
              <w:jc w:val="center"/>
              <w:rPr>
                <w:i/>
                <w:sz w:val="24"/>
              </w:rPr>
            </w:pPr>
            <w:r w:rsidRPr="008B0E8A">
              <w:rPr>
                <w:i/>
                <w:sz w:val="24"/>
              </w:rPr>
              <w:t xml:space="preserve">Листинг 3 – </w:t>
            </w:r>
            <w:r w:rsidR="008B0E8A" w:rsidRPr="008B0E8A">
              <w:rPr>
                <w:i/>
                <w:sz w:val="24"/>
              </w:rPr>
              <w:t>Запрос к БД для получения списка еды с калориями kal</w:t>
            </w:r>
          </w:p>
        </w:tc>
      </w:tr>
      <w:tr w:rsidR="0064640E" w:rsidRPr="00962CE9" w:rsidTr="00E11E81">
        <w:tc>
          <w:tcPr>
            <w:tcW w:w="9345" w:type="dxa"/>
          </w:tcPr>
          <w:p w:rsidR="0064640E" w:rsidRPr="008B0E8A" w:rsidRDefault="008B0E8A" w:rsidP="008B0E8A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>
              <w:rPr>
                <w:i/>
                <w:iCs/>
                <w:color w:val="8C8C8C"/>
              </w:rPr>
              <w:t>/**********************************************************************************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* Список еды с калориями kal (через запрос на обычном SQL).                         *</w:t>
            </w:r>
            <w:r>
              <w:rPr>
                <w:i/>
                <w:iCs/>
                <w:color w:val="8C8C8C"/>
              </w:rPr>
              <w:br/>
              <w:t xml:space="preserve"> * @param </w:t>
            </w:r>
            <w:r>
              <w:rPr>
                <w:i/>
                <w:iCs/>
                <w:color w:val="3D3D3D"/>
              </w:rPr>
              <w:t xml:space="preserve">kal </w:t>
            </w:r>
            <w:r>
              <w:rPr>
                <w:i/>
                <w:iCs/>
                <w:color w:val="8C8C8C"/>
              </w:rPr>
              <w:t xml:space="preserve">- </w:t>
            </w:r>
            <w:r w:rsidR="000E695D">
              <w:rPr>
                <w:i/>
                <w:iCs/>
                <w:color w:val="8C8C8C"/>
              </w:rPr>
              <w:t>параметр</w:t>
            </w:r>
            <w:r>
              <w:rPr>
                <w:i/>
                <w:iCs/>
                <w:color w:val="8C8C8C"/>
              </w:rPr>
              <w:t xml:space="preserve"> для фильтрации еды.                                      *</w:t>
            </w:r>
            <w:r>
              <w:rPr>
                <w:i/>
                <w:iCs/>
                <w:color w:val="8C8C8C"/>
              </w:rPr>
              <w:br/>
              <w:t xml:space="preserve"> * @return список отфильтрованной еды.                                            </w:t>
            </w:r>
            <w:r w:rsidRPr="008B0E8A">
              <w:rPr>
                <w:i/>
                <w:iCs/>
                <w:color w:val="8C8C8C"/>
                <w:lang w:val="en-US"/>
              </w:rPr>
              <w:t>*</w:t>
            </w:r>
            <w:r w:rsidRPr="008B0E8A">
              <w:rPr>
                <w:i/>
                <w:iCs/>
                <w:color w:val="8C8C8C"/>
                <w:lang w:val="en-US"/>
              </w:rPr>
              <w:br/>
              <w:t xml:space="preserve"> **********************************************************************************/</w:t>
            </w:r>
            <w:r w:rsidRPr="008B0E8A">
              <w:rPr>
                <w:i/>
                <w:iCs/>
                <w:color w:val="8C8C8C"/>
                <w:lang w:val="en-US"/>
              </w:rPr>
              <w:br/>
            </w:r>
            <w:r w:rsidRPr="008B0E8A">
              <w:rPr>
                <w:color w:val="9E880D"/>
                <w:lang w:val="en-US"/>
              </w:rPr>
              <w:t>@Query</w:t>
            </w:r>
            <w:r w:rsidRPr="008B0E8A">
              <w:rPr>
                <w:color w:val="080808"/>
                <w:lang w:val="en-US"/>
              </w:rPr>
              <w:t>(</w:t>
            </w:r>
            <w:r w:rsidRPr="008B0E8A">
              <w:rPr>
                <w:color w:val="067D17"/>
                <w:lang w:val="en-US"/>
              </w:rPr>
              <w:t>"</w:t>
            </w:r>
            <w:r w:rsidRPr="008B0E8A">
              <w:rPr>
                <w:color w:val="067D17"/>
                <w:shd w:val="clear" w:color="auto" w:fill="EDFCED"/>
                <w:lang w:val="en-US"/>
              </w:rPr>
              <w:t>SELECT * FROM foods f WHERE f.kal = ?1</w:t>
            </w:r>
            <w:r w:rsidRPr="008B0E8A">
              <w:rPr>
                <w:color w:val="067D17"/>
                <w:lang w:val="en-US"/>
              </w:rPr>
              <w:t>"</w:t>
            </w:r>
            <w:r w:rsidRPr="008B0E8A">
              <w:rPr>
                <w:color w:val="080808"/>
                <w:lang w:val="en-US"/>
              </w:rPr>
              <w:t xml:space="preserve">, nativeQuery= </w:t>
            </w:r>
            <w:r w:rsidRPr="008B0E8A">
              <w:rPr>
                <w:color w:val="0033B3"/>
                <w:lang w:val="en-US"/>
              </w:rPr>
              <w:t>true</w:t>
            </w:r>
            <w:r w:rsidRPr="008B0E8A">
              <w:rPr>
                <w:color w:val="080808"/>
                <w:lang w:val="en-US"/>
              </w:rPr>
              <w:t>)</w:t>
            </w:r>
            <w:r w:rsidRPr="008B0E8A">
              <w:rPr>
                <w:color w:val="080808"/>
                <w:lang w:val="en-US"/>
              </w:rPr>
              <w:br/>
            </w:r>
            <w:r w:rsidRPr="008B0E8A">
              <w:rPr>
                <w:color w:val="0033B3"/>
                <w:lang w:val="en-US"/>
              </w:rPr>
              <w:t xml:space="preserve">fun </w:t>
            </w:r>
            <w:r w:rsidRPr="008B0E8A">
              <w:rPr>
                <w:color w:val="00627A"/>
                <w:lang w:val="en-US"/>
              </w:rPr>
              <w:t>findByKalNative</w:t>
            </w:r>
            <w:r w:rsidRPr="008B0E8A">
              <w:rPr>
                <w:color w:val="080808"/>
                <w:lang w:val="en-US"/>
              </w:rPr>
              <w:t>(</w:t>
            </w:r>
            <w:r w:rsidRPr="008B0E8A">
              <w:rPr>
                <w:color w:val="080808"/>
                <w:lang w:val="en-US"/>
              </w:rPr>
              <w:br/>
              <w:t xml:space="preserve">        kal                                 : </w:t>
            </w:r>
            <w:r w:rsidRPr="008B0E8A">
              <w:rPr>
                <w:color w:val="000000"/>
                <w:lang w:val="en-US"/>
              </w:rPr>
              <w:t>Double</w:t>
            </w:r>
            <w:r w:rsidRPr="008B0E8A">
              <w:rPr>
                <w:color w:val="000000"/>
                <w:lang w:val="en-US"/>
              </w:rPr>
              <w:br/>
            </w:r>
            <w:r w:rsidRPr="008B0E8A">
              <w:rPr>
                <w:color w:val="080808"/>
                <w:lang w:val="en-US"/>
              </w:rPr>
              <w:t xml:space="preserve">)                                           : </w:t>
            </w:r>
            <w:r w:rsidRPr="008B0E8A">
              <w:rPr>
                <w:color w:val="000000"/>
                <w:lang w:val="en-US"/>
              </w:rPr>
              <w:t>List</w:t>
            </w:r>
            <w:r w:rsidRPr="008B0E8A">
              <w:rPr>
                <w:color w:val="080808"/>
                <w:lang w:val="en-US"/>
              </w:rPr>
              <w:t>&lt;</w:t>
            </w:r>
            <w:r w:rsidRPr="008B0E8A">
              <w:rPr>
                <w:color w:val="000000"/>
                <w:lang w:val="en-US"/>
              </w:rPr>
              <w:t>CFood</w:t>
            </w:r>
            <w:r w:rsidRPr="008B0E8A">
              <w:rPr>
                <w:color w:val="080808"/>
                <w:lang w:val="en-US"/>
              </w:rPr>
              <w:t>&gt;</w:t>
            </w:r>
          </w:p>
        </w:tc>
      </w:tr>
    </w:tbl>
    <w:p w:rsidR="0064640E" w:rsidRPr="008B0E8A" w:rsidRDefault="0064640E" w:rsidP="0064640E">
      <w:pPr>
        <w:ind w:firstLine="0"/>
        <w:jc w:val="left"/>
        <w:rPr>
          <w:lang w:val="en-US"/>
        </w:rPr>
      </w:pPr>
    </w:p>
    <w:p w:rsidR="0064640E" w:rsidRDefault="0064640E" w:rsidP="002C1DF8">
      <w:r w:rsidRPr="0064640E">
        <w:t>getDatesWithMaxFoods</w:t>
      </w:r>
      <w:r>
        <w:t xml:space="preserve"> </w:t>
      </w:r>
      <w:r w:rsidRPr="0009306C">
        <w:t>–</w:t>
      </w:r>
      <w:r>
        <w:t xml:space="preserve"> получение списка</w:t>
      </w:r>
      <w:r w:rsidRPr="0064640E">
        <w:t xml:space="preserve"> дат с максимальны</w:t>
      </w:r>
      <w:r w:rsidR="008B0E8A">
        <w:t>м количеством еды меньше 400 ка</w:t>
      </w:r>
      <w:r w:rsidRPr="0064640E">
        <w:t>лорий</w:t>
      </w:r>
      <w:r>
        <w:t>.</w:t>
      </w:r>
      <w:r w:rsidR="008B0E8A">
        <w:t xml:space="preserve"> Если у нескольких дат совпадает количество еды меньше 400 калорий, то выводиться список дат.</w:t>
      </w:r>
    </w:p>
    <w:p w:rsidR="0064640E" w:rsidRDefault="008B0E8A" w:rsidP="002C1DF8">
      <w:r w:rsidRPr="008B0E8A">
        <w:lastRenderedPageBreak/>
        <w:t xml:space="preserve">Алгоритм работы: делаем запрос к базе </w:t>
      </w:r>
      <w:r>
        <w:t>данных, выбираем необходимые ко</w:t>
      </w:r>
      <w:r w:rsidRPr="008B0E8A">
        <w:t xml:space="preserve">лонки из таблицы </w:t>
      </w:r>
      <w:r>
        <w:t>еды</w:t>
      </w:r>
      <w:r w:rsidRPr="008B0E8A">
        <w:t xml:space="preserve">, связываем с id </w:t>
      </w:r>
      <w:r>
        <w:t>даты</w:t>
      </w:r>
      <w:r w:rsidRPr="008B0E8A">
        <w:t xml:space="preserve"> имеющим больше всего </w:t>
      </w:r>
      <w:r>
        <w:t>еды меньше 400 калорий</w:t>
      </w:r>
      <w:r w:rsidRPr="008B0E8A">
        <w:t>, и получаем нужн</w:t>
      </w:r>
      <w:r>
        <w:t>ую дату</w:t>
      </w:r>
      <w:r w:rsidRPr="008B0E8A">
        <w:t xml:space="preserve"> или список </w:t>
      </w:r>
      <w:r>
        <w:t>дат</w:t>
      </w:r>
      <w:r w:rsidRPr="008B0E8A">
        <w:t>.</w:t>
      </w: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4640E" w:rsidTr="00E11E81">
        <w:tc>
          <w:tcPr>
            <w:tcW w:w="9345" w:type="dxa"/>
          </w:tcPr>
          <w:p w:rsidR="0064640E" w:rsidRPr="008B0E8A" w:rsidRDefault="0064640E" w:rsidP="008B0E8A">
            <w:pPr>
              <w:ind w:firstLine="0"/>
              <w:jc w:val="center"/>
              <w:rPr>
                <w:i/>
                <w:sz w:val="24"/>
              </w:rPr>
            </w:pPr>
            <w:r w:rsidRPr="008B0E8A">
              <w:rPr>
                <w:i/>
                <w:sz w:val="24"/>
              </w:rPr>
              <w:t xml:space="preserve">Листинг 4 – </w:t>
            </w:r>
            <w:r w:rsidR="008B0E8A" w:rsidRPr="008B0E8A">
              <w:rPr>
                <w:i/>
                <w:sz w:val="24"/>
              </w:rPr>
              <w:t>Запрос к БД для получения списка дат с максимальным количеством еды меньше 400 калорий</w:t>
            </w:r>
          </w:p>
        </w:tc>
      </w:tr>
      <w:tr w:rsidR="0064640E" w:rsidRPr="00962CE9" w:rsidTr="00E11E81">
        <w:tc>
          <w:tcPr>
            <w:tcW w:w="9345" w:type="dxa"/>
          </w:tcPr>
          <w:p w:rsidR="0064640E" w:rsidRPr="008B0E8A" w:rsidRDefault="008B0E8A" w:rsidP="00C77BF0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>
              <w:rPr>
                <w:i/>
                <w:iCs/>
                <w:color w:val="8C8C8C"/>
              </w:rPr>
              <w:t>/******************************************************************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* Список дат с максимальным количеством еды меньше 400 </w:t>
            </w:r>
            <w:r w:rsidR="000E695D">
              <w:rPr>
                <w:i/>
                <w:iCs/>
                <w:color w:val="8C8C8C"/>
              </w:rPr>
              <w:t>калорий</w:t>
            </w:r>
            <w:r>
              <w:rPr>
                <w:i/>
                <w:iCs/>
                <w:color w:val="8C8C8C"/>
              </w:rPr>
              <w:t xml:space="preserve">. </w:t>
            </w:r>
            <w:r w:rsidRPr="008B0E8A">
              <w:rPr>
                <w:i/>
                <w:iCs/>
                <w:color w:val="8C8C8C"/>
                <w:lang w:val="en-US"/>
              </w:rPr>
              <w:t>*</w:t>
            </w:r>
            <w:r w:rsidRPr="008B0E8A">
              <w:rPr>
                <w:i/>
                <w:iCs/>
                <w:color w:val="8C8C8C"/>
                <w:lang w:val="en-US"/>
              </w:rPr>
              <w:br/>
              <w:t xml:space="preserve"> * @return </w:t>
            </w:r>
            <w:r>
              <w:rPr>
                <w:i/>
                <w:iCs/>
                <w:color w:val="8C8C8C"/>
              </w:rPr>
              <w:t>список</w:t>
            </w:r>
            <w:r w:rsidRPr="008B0E8A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отфильтрованных</w:t>
            </w:r>
            <w:r w:rsidRPr="008B0E8A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дат</w:t>
            </w:r>
            <w:r w:rsidRPr="008B0E8A">
              <w:rPr>
                <w:i/>
                <w:iCs/>
                <w:color w:val="8C8C8C"/>
                <w:lang w:val="en-US"/>
              </w:rPr>
              <w:t>.                            *</w:t>
            </w:r>
            <w:r w:rsidRPr="008B0E8A">
              <w:rPr>
                <w:i/>
                <w:iCs/>
                <w:color w:val="8C8C8C"/>
                <w:lang w:val="en-US"/>
              </w:rPr>
              <w:br/>
              <w:t xml:space="preserve"> ******************************************************************/</w:t>
            </w:r>
            <w:r w:rsidRPr="008B0E8A">
              <w:rPr>
                <w:i/>
                <w:iCs/>
                <w:color w:val="8C8C8C"/>
                <w:lang w:val="en-US"/>
              </w:rPr>
              <w:br/>
            </w:r>
            <w:r w:rsidRPr="008B0E8A">
              <w:rPr>
                <w:color w:val="9E880D"/>
                <w:lang w:val="en-US"/>
              </w:rPr>
              <w:t>@Query</w:t>
            </w:r>
            <w:r w:rsidRPr="008B0E8A">
              <w:rPr>
                <w:color w:val="080808"/>
                <w:lang w:val="en-US"/>
              </w:rPr>
              <w:t>(</w:t>
            </w:r>
            <w:r w:rsidRPr="008B0E8A">
              <w:rPr>
                <w:color w:val="067D17"/>
                <w:lang w:val="en-US"/>
              </w:rPr>
              <w:t>"""</w:t>
            </w:r>
            <w:r w:rsidRPr="008B0E8A">
              <w:rPr>
                <w:color w:val="067D17"/>
                <w:shd w:val="clear" w:color="auto" w:fill="EDFCED"/>
                <w:lang w:val="en-US"/>
              </w:rPr>
              <w:br/>
              <w:t xml:space="preserve">    select cast(t.id as varchar), t.date, t.count from (</w:t>
            </w:r>
            <w:r w:rsidRPr="008B0E8A">
              <w:rPr>
                <w:color w:val="067D17"/>
                <w:shd w:val="clear" w:color="auto" w:fill="EDFCED"/>
                <w:lang w:val="en-US"/>
              </w:rPr>
              <w:br/>
              <w:t xml:space="preserve">        select s.id, s.date, count(*) as count</w:t>
            </w:r>
            <w:r w:rsidRPr="008B0E8A">
              <w:rPr>
                <w:color w:val="067D17"/>
                <w:shd w:val="clear" w:color="auto" w:fill="EDFCED"/>
                <w:lang w:val="en-US"/>
              </w:rPr>
              <w:br/>
              <w:t xml:space="preserve">        from dates s</w:t>
            </w:r>
            <w:r w:rsidRPr="008B0E8A">
              <w:rPr>
                <w:color w:val="067D17"/>
                <w:shd w:val="clear" w:color="auto" w:fill="EDFCED"/>
                <w:lang w:val="en-US"/>
              </w:rPr>
              <w:br/>
              <w:t xml:space="preserve">        left join foods m on s.id=m.date_id</w:t>
            </w:r>
            <w:r w:rsidRPr="008B0E8A">
              <w:rPr>
                <w:color w:val="067D17"/>
                <w:shd w:val="clear" w:color="auto" w:fill="EDFCED"/>
                <w:lang w:val="en-US"/>
              </w:rPr>
              <w:br/>
              <w:t xml:space="preserve">        where m.kal&lt;400</w:t>
            </w:r>
            <w:r w:rsidRPr="008B0E8A">
              <w:rPr>
                <w:color w:val="067D17"/>
                <w:shd w:val="clear" w:color="auto" w:fill="EDFCED"/>
                <w:lang w:val="en-US"/>
              </w:rPr>
              <w:br/>
              <w:t xml:space="preserve">        group by s.id, s.date</w:t>
            </w:r>
            <w:r w:rsidRPr="008B0E8A">
              <w:rPr>
                <w:color w:val="067D17"/>
                <w:shd w:val="clear" w:color="auto" w:fill="EDFCED"/>
                <w:lang w:val="en-US"/>
              </w:rPr>
              <w:br/>
              <w:t xml:space="preserve">    ) as t</w:t>
            </w:r>
            <w:r w:rsidRPr="008B0E8A">
              <w:rPr>
                <w:color w:val="067D17"/>
                <w:shd w:val="clear" w:color="auto" w:fill="EDFCED"/>
                <w:lang w:val="en-US"/>
              </w:rPr>
              <w:br/>
              <w:t xml:space="preserve">    where t.count in</w:t>
            </w:r>
            <w:r w:rsidRPr="008B0E8A">
              <w:rPr>
                <w:color w:val="067D17"/>
                <w:shd w:val="clear" w:color="auto" w:fill="EDFCED"/>
                <w:lang w:val="en-US"/>
              </w:rPr>
              <w:br/>
              <w:t xml:space="preserve">    (</w:t>
            </w:r>
            <w:r w:rsidRPr="008B0E8A">
              <w:rPr>
                <w:color w:val="067D17"/>
                <w:shd w:val="clear" w:color="auto" w:fill="EDFCED"/>
                <w:lang w:val="en-US"/>
              </w:rPr>
              <w:br/>
              <w:t xml:space="preserve">        select max(t1.cnt) from (</w:t>
            </w:r>
            <w:r w:rsidRPr="008B0E8A">
              <w:rPr>
                <w:color w:val="067D17"/>
                <w:shd w:val="clear" w:color="auto" w:fill="EDFCED"/>
                <w:lang w:val="en-US"/>
              </w:rPr>
              <w:br/>
              <w:t xml:space="preserve">            select s.id, count(*) as cnt</w:t>
            </w:r>
            <w:r w:rsidRPr="008B0E8A">
              <w:rPr>
                <w:color w:val="067D17"/>
                <w:shd w:val="clear" w:color="auto" w:fill="EDFCED"/>
                <w:lang w:val="en-US"/>
              </w:rPr>
              <w:br/>
              <w:t xml:space="preserve">            from dates s</w:t>
            </w:r>
            <w:r w:rsidRPr="008B0E8A">
              <w:rPr>
                <w:color w:val="067D17"/>
                <w:shd w:val="clear" w:color="auto" w:fill="EDFCED"/>
                <w:lang w:val="en-US"/>
              </w:rPr>
              <w:br/>
              <w:t xml:space="preserve">            left join foods m on s.id=m.date_id</w:t>
            </w:r>
            <w:r w:rsidRPr="008B0E8A">
              <w:rPr>
                <w:color w:val="067D17"/>
                <w:shd w:val="clear" w:color="auto" w:fill="EDFCED"/>
                <w:lang w:val="en-US"/>
              </w:rPr>
              <w:br/>
              <w:t xml:space="preserve">            where m.kal&lt;400</w:t>
            </w:r>
            <w:r w:rsidRPr="008B0E8A">
              <w:rPr>
                <w:color w:val="067D17"/>
                <w:shd w:val="clear" w:color="auto" w:fill="EDFCED"/>
                <w:lang w:val="en-US"/>
              </w:rPr>
              <w:br/>
              <w:t xml:space="preserve">            group by s.id</w:t>
            </w:r>
            <w:r w:rsidRPr="008B0E8A">
              <w:rPr>
                <w:color w:val="067D17"/>
                <w:shd w:val="clear" w:color="auto" w:fill="EDFCED"/>
                <w:lang w:val="en-US"/>
              </w:rPr>
              <w:br/>
              <w:t xml:space="preserve">        ) as t1)</w:t>
            </w:r>
            <w:r w:rsidRPr="008B0E8A">
              <w:rPr>
                <w:color w:val="067D17"/>
                <w:shd w:val="clear" w:color="auto" w:fill="EDFCED"/>
                <w:lang w:val="en-US"/>
              </w:rPr>
              <w:br/>
              <w:t xml:space="preserve">    </w:t>
            </w:r>
            <w:r w:rsidRPr="008B0E8A">
              <w:rPr>
                <w:color w:val="067D17"/>
                <w:lang w:val="en-US"/>
              </w:rPr>
              <w:t>"""</w:t>
            </w:r>
            <w:r w:rsidRPr="008B0E8A">
              <w:rPr>
                <w:color w:val="080808"/>
                <w:lang w:val="en-US"/>
              </w:rPr>
              <w:t>,</w:t>
            </w:r>
            <w:r w:rsidRPr="008B0E8A">
              <w:rPr>
                <w:color w:val="080808"/>
                <w:lang w:val="en-US"/>
              </w:rPr>
              <w:br/>
              <w:t xml:space="preserve">    nativeQuery                         = </w:t>
            </w:r>
            <w:r w:rsidRPr="008B0E8A">
              <w:rPr>
                <w:color w:val="0033B3"/>
                <w:lang w:val="en-US"/>
              </w:rPr>
              <w:t>true</w:t>
            </w:r>
            <w:r w:rsidRPr="008B0E8A">
              <w:rPr>
                <w:color w:val="0033B3"/>
                <w:lang w:val="en-US"/>
              </w:rPr>
              <w:br/>
            </w:r>
            <w:r w:rsidRPr="008B0E8A">
              <w:rPr>
                <w:color w:val="080808"/>
                <w:lang w:val="en-US"/>
              </w:rPr>
              <w:t>)</w:t>
            </w:r>
            <w:r w:rsidRPr="008B0E8A">
              <w:rPr>
                <w:color w:val="080808"/>
                <w:lang w:val="en-US"/>
              </w:rPr>
              <w:br/>
            </w:r>
            <w:r w:rsidRPr="008B0E8A">
              <w:rPr>
                <w:color w:val="0033B3"/>
                <w:lang w:val="en-US"/>
              </w:rPr>
              <w:t xml:space="preserve">fun </w:t>
            </w:r>
            <w:r w:rsidRPr="008B0E8A">
              <w:rPr>
                <w:color w:val="00627A"/>
                <w:lang w:val="en-US"/>
              </w:rPr>
              <w:t>getDatesWithMaxFoods</w:t>
            </w:r>
            <w:r w:rsidRPr="008B0E8A">
              <w:rPr>
                <w:color w:val="080808"/>
                <w:lang w:val="en-US"/>
              </w:rPr>
              <w:t xml:space="preserve">()            : </w:t>
            </w:r>
            <w:r w:rsidRPr="008B0E8A">
              <w:rPr>
                <w:color w:val="000000"/>
                <w:lang w:val="en-US"/>
              </w:rPr>
              <w:t>List</w:t>
            </w:r>
            <w:r w:rsidRPr="008B0E8A">
              <w:rPr>
                <w:color w:val="080808"/>
                <w:lang w:val="en-US"/>
              </w:rPr>
              <w:t>&lt;</w:t>
            </w:r>
            <w:r w:rsidRPr="008B0E8A">
              <w:rPr>
                <w:color w:val="000000"/>
                <w:lang w:val="en-US"/>
              </w:rPr>
              <w:t>IDateWithCounter</w:t>
            </w:r>
            <w:r w:rsidRPr="008B0E8A">
              <w:rPr>
                <w:color w:val="080808"/>
                <w:lang w:val="en-US"/>
              </w:rPr>
              <w:t>&gt;</w:t>
            </w:r>
          </w:p>
        </w:tc>
      </w:tr>
    </w:tbl>
    <w:p w:rsidR="0064640E" w:rsidRPr="008B0E8A" w:rsidRDefault="0064640E" w:rsidP="0064640E">
      <w:pPr>
        <w:ind w:firstLine="0"/>
        <w:jc w:val="left"/>
        <w:rPr>
          <w:lang w:val="en-US"/>
        </w:rPr>
      </w:pPr>
    </w:p>
    <w:p w:rsidR="0064640E" w:rsidRPr="008B0E8A" w:rsidRDefault="0064640E" w:rsidP="00AB13DF">
      <w:pPr>
        <w:ind w:firstLine="0"/>
        <w:jc w:val="left"/>
        <w:rPr>
          <w:lang w:val="en-US"/>
        </w:rPr>
      </w:pPr>
    </w:p>
    <w:p w:rsidR="0064640E" w:rsidRPr="008B0E8A" w:rsidRDefault="008B0E8A" w:rsidP="002C1DF8">
      <w:r w:rsidRPr="008B0E8A">
        <w:rPr>
          <w:b/>
          <w:lang w:val="en-US"/>
        </w:rPr>
        <w:t>IPilotWithCounter</w:t>
      </w:r>
      <w:r w:rsidRPr="008B0E8A">
        <w:t xml:space="preserve"> </w:t>
      </w:r>
      <w:r w:rsidR="00C77BF0" w:rsidRPr="0009306C">
        <w:t>–</w:t>
      </w:r>
      <w:r w:rsidR="00C77BF0">
        <w:t xml:space="preserve"> </w:t>
      </w:r>
      <w:r w:rsidRPr="008B0E8A">
        <w:t>Специальный интерфейс, позволяющи</w:t>
      </w:r>
      <w:r>
        <w:t>й получить результа</w:t>
      </w:r>
      <w:r w:rsidRPr="008B0E8A">
        <w:t xml:space="preserve">ты запроса из СУБД, которые не укладываются в сущность </w:t>
      </w:r>
      <w:r>
        <w:t>даты (здесь до</w:t>
      </w:r>
      <w:r w:rsidRPr="008B0E8A">
        <w:t xml:space="preserve">полнительно есть поле – количество </w:t>
      </w:r>
      <w:r>
        <w:t>еды</w:t>
      </w:r>
      <w:r w:rsidRPr="008B0E8A">
        <w:t xml:space="preserve"> </w:t>
      </w:r>
      <w:r w:rsidRPr="008B0E8A">
        <w:rPr>
          <w:lang w:val="en-US"/>
        </w:rPr>
        <w:t>count</w:t>
      </w:r>
      <w:r w:rsidRPr="008B0E8A">
        <w:t>).</w:t>
      </w: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4640E" w:rsidTr="00E11E81">
        <w:tc>
          <w:tcPr>
            <w:tcW w:w="9345" w:type="dxa"/>
          </w:tcPr>
          <w:p w:rsidR="0064640E" w:rsidRPr="008B0E8A" w:rsidRDefault="008B0E8A" w:rsidP="008B0E8A">
            <w:pPr>
              <w:ind w:firstLine="0"/>
              <w:jc w:val="center"/>
              <w:rPr>
                <w:i/>
                <w:sz w:val="24"/>
              </w:rPr>
            </w:pPr>
            <w:r w:rsidRPr="008B0E8A">
              <w:rPr>
                <w:i/>
                <w:sz w:val="24"/>
              </w:rPr>
              <w:t>Листинг 5</w:t>
            </w:r>
            <w:r w:rsidR="0064640E" w:rsidRPr="008B0E8A">
              <w:rPr>
                <w:i/>
                <w:sz w:val="24"/>
              </w:rPr>
              <w:t xml:space="preserve"> – </w:t>
            </w:r>
            <w:r w:rsidRPr="008B0E8A">
              <w:rPr>
                <w:i/>
                <w:sz w:val="24"/>
                <w:lang w:val="en-US"/>
              </w:rPr>
              <w:t>IPilotWithCounter</w:t>
            </w:r>
          </w:p>
        </w:tc>
      </w:tr>
      <w:tr w:rsidR="0064640E" w:rsidRPr="008B0E8A" w:rsidTr="00E11E81">
        <w:tc>
          <w:tcPr>
            <w:tcW w:w="9345" w:type="dxa"/>
          </w:tcPr>
          <w:p w:rsidR="008B0E8A" w:rsidRDefault="008B0E8A" w:rsidP="008B0E8A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>
              <w:rPr>
                <w:i/>
                <w:iCs/>
                <w:color w:val="8C8C8C"/>
              </w:rPr>
              <w:t>/*******************************************************************************************************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* Специальный интерфейс, позволяющий получить результаты запроса из СУБД, которые не укладываются     *</w:t>
            </w:r>
            <w:r>
              <w:rPr>
                <w:i/>
                <w:iCs/>
                <w:color w:val="8C8C8C"/>
              </w:rPr>
              <w:br/>
              <w:t xml:space="preserve"> * в сущность даты (здесь дополнительно есть поле - количество count).                                 </w:t>
            </w:r>
            <w:r w:rsidRPr="008B0E8A">
              <w:rPr>
                <w:i/>
                <w:iCs/>
                <w:color w:val="8C8C8C"/>
                <w:lang w:val="en-US"/>
              </w:rPr>
              <w:t>*</w:t>
            </w:r>
            <w:r w:rsidRPr="008B0E8A">
              <w:rPr>
                <w:i/>
                <w:iCs/>
                <w:color w:val="8C8C8C"/>
                <w:lang w:val="en-US"/>
              </w:rPr>
              <w:br/>
              <w:t xml:space="preserve"> * @author </w:t>
            </w:r>
            <w:r>
              <w:rPr>
                <w:i/>
                <w:iCs/>
                <w:color w:val="8C8C8C"/>
              </w:rPr>
              <w:t>Макарова</w:t>
            </w:r>
            <w:r w:rsidRPr="008B0E8A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</w:t>
            </w:r>
            <w:r w:rsidRPr="008B0E8A">
              <w:rPr>
                <w:i/>
                <w:iCs/>
                <w:color w:val="8C8C8C"/>
                <w:lang w:val="en-US"/>
              </w:rPr>
              <w:t>.</w:t>
            </w:r>
            <w:r>
              <w:rPr>
                <w:i/>
                <w:iCs/>
                <w:color w:val="8C8C8C"/>
              </w:rPr>
              <w:t>Ф</w:t>
            </w:r>
            <w:r w:rsidRPr="008B0E8A">
              <w:rPr>
                <w:i/>
                <w:iCs/>
                <w:color w:val="8C8C8C"/>
                <w:lang w:val="en-US"/>
              </w:rPr>
              <w:t>. 12.03.2023                                                                    *</w:t>
            </w:r>
            <w:r w:rsidRPr="008B0E8A">
              <w:rPr>
                <w:i/>
                <w:iCs/>
                <w:color w:val="8C8C8C"/>
                <w:lang w:val="en-US"/>
              </w:rPr>
              <w:br/>
              <w:t xml:space="preserve"> *******************************************************************************************************/</w:t>
            </w:r>
            <w:r w:rsidRPr="008B0E8A">
              <w:rPr>
                <w:i/>
                <w:iCs/>
                <w:color w:val="8C8C8C"/>
                <w:lang w:val="en-US"/>
              </w:rPr>
              <w:br/>
            </w:r>
            <w:r w:rsidRPr="008B0E8A">
              <w:rPr>
                <w:i/>
                <w:iCs/>
                <w:color w:val="8C8C8C"/>
                <w:lang w:val="en-US"/>
              </w:rPr>
              <w:br/>
            </w:r>
            <w:r w:rsidRPr="008B0E8A">
              <w:rPr>
                <w:color w:val="0033B3"/>
                <w:lang w:val="en-US"/>
              </w:rPr>
              <w:t xml:space="preserve">interface </w:t>
            </w:r>
            <w:r w:rsidRPr="008B0E8A">
              <w:rPr>
                <w:color w:val="000000"/>
                <w:lang w:val="en-US"/>
              </w:rPr>
              <w:t xml:space="preserve">IDateWithCounter </w:t>
            </w:r>
            <w:r w:rsidRPr="008B0E8A">
              <w:rPr>
                <w:color w:val="080808"/>
                <w:lang w:val="en-US"/>
              </w:rPr>
              <w:t>{</w:t>
            </w:r>
            <w:r w:rsidRPr="008B0E8A">
              <w:rPr>
                <w:color w:val="080808"/>
                <w:lang w:val="en-US"/>
              </w:rPr>
              <w:br/>
              <w:t xml:space="preserve">    </w:t>
            </w:r>
            <w:r w:rsidRPr="008B0E8A">
              <w:rPr>
                <w:color w:val="0033B3"/>
                <w:lang w:val="en-US"/>
              </w:rPr>
              <w:t xml:space="preserve">val </w:t>
            </w:r>
            <w:r w:rsidRPr="008B0E8A">
              <w:rPr>
                <w:color w:val="871094"/>
                <w:lang w:val="en-US"/>
              </w:rPr>
              <w:t>id</w:t>
            </w:r>
            <w:r w:rsidRPr="008B0E8A">
              <w:rPr>
                <w:color w:val="080808"/>
                <w:lang w:val="en-US"/>
              </w:rPr>
              <w:t xml:space="preserve">: </w:t>
            </w:r>
            <w:r w:rsidRPr="008B0E8A">
              <w:rPr>
                <w:color w:val="000000"/>
                <w:lang w:val="en-US"/>
              </w:rPr>
              <w:t>UUID</w:t>
            </w:r>
            <w:r w:rsidRPr="008B0E8A">
              <w:rPr>
                <w:color w:val="000000"/>
                <w:lang w:val="en-US"/>
              </w:rPr>
              <w:br/>
            </w:r>
            <w:r w:rsidRPr="008B0E8A">
              <w:rPr>
                <w:color w:val="000000"/>
                <w:lang w:val="en-US"/>
              </w:rPr>
              <w:lastRenderedPageBreak/>
              <w:t xml:space="preserve">    </w:t>
            </w:r>
            <w:r w:rsidRPr="008B0E8A">
              <w:rPr>
                <w:color w:val="0033B3"/>
                <w:lang w:val="en-US"/>
              </w:rPr>
              <w:t xml:space="preserve">val </w:t>
            </w:r>
            <w:r w:rsidRPr="008B0E8A">
              <w:rPr>
                <w:color w:val="871094"/>
                <w:lang w:val="en-US"/>
              </w:rPr>
              <w:t>date</w:t>
            </w:r>
            <w:r w:rsidRPr="008B0E8A">
              <w:rPr>
                <w:color w:val="080808"/>
                <w:lang w:val="en-US"/>
              </w:rPr>
              <w:t xml:space="preserve">: </w:t>
            </w:r>
            <w:r w:rsidRPr="008B0E8A">
              <w:rPr>
                <w:color w:val="000000"/>
                <w:lang w:val="en-US"/>
              </w:rPr>
              <w:t>String</w:t>
            </w:r>
            <w:r w:rsidRPr="008B0E8A">
              <w:rPr>
                <w:color w:val="000000"/>
                <w:lang w:val="en-US"/>
              </w:rPr>
              <w:br/>
              <w:t xml:space="preserve">    </w:t>
            </w:r>
            <w:r w:rsidRPr="008B0E8A">
              <w:rPr>
                <w:color w:val="0033B3"/>
                <w:lang w:val="en-US"/>
              </w:rPr>
              <w:t xml:space="preserve">val </w:t>
            </w:r>
            <w:r w:rsidRPr="008B0E8A">
              <w:rPr>
                <w:color w:val="871094"/>
                <w:lang w:val="en-US"/>
              </w:rPr>
              <w:t>count</w:t>
            </w:r>
            <w:r w:rsidRPr="008B0E8A">
              <w:rPr>
                <w:color w:val="080808"/>
                <w:lang w:val="en-US"/>
              </w:rPr>
              <w:t xml:space="preserve">: </w:t>
            </w:r>
            <w:r w:rsidRPr="008B0E8A">
              <w:rPr>
                <w:color w:val="000000"/>
                <w:lang w:val="en-US"/>
              </w:rPr>
              <w:t>Int</w:t>
            </w:r>
            <w:r w:rsidRPr="008B0E8A">
              <w:rPr>
                <w:color w:val="080808"/>
                <w:lang w:val="en-US"/>
              </w:rPr>
              <w:t xml:space="preserve"> </w:t>
            </w:r>
          </w:p>
          <w:p w:rsidR="0064640E" w:rsidRPr="008B0E8A" w:rsidRDefault="008B0E8A" w:rsidP="008B0E8A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8B0E8A">
              <w:rPr>
                <w:color w:val="080808"/>
                <w:lang w:val="en-US"/>
              </w:rPr>
              <w:t>}</w:t>
            </w:r>
          </w:p>
        </w:tc>
      </w:tr>
    </w:tbl>
    <w:p w:rsidR="0064640E" w:rsidRPr="008B0E8A" w:rsidRDefault="0064640E" w:rsidP="0064640E">
      <w:pPr>
        <w:ind w:firstLine="0"/>
        <w:jc w:val="left"/>
        <w:rPr>
          <w:lang w:val="en-US"/>
        </w:rPr>
      </w:pPr>
    </w:p>
    <w:p w:rsidR="0064640E" w:rsidRDefault="00C77BF0" w:rsidP="00914D0A">
      <w:pPr>
        <w:pStyle w:val="HTML"/>
        <w:shd w:val="clear" w:color="auto" w:fill="FFFFFF"/>
        <w:spacing w:line="360" w:lineRule="auto"/>
        <w:ind w:firstLine="851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77BF0">
        <w:rPr>
          <w:rFonts w:ascii="Times New Roman" w:hAnsi="Times New Roman" w:cs="Times New Roman"/>
          <w:b/>
          <w:color w:val="000000"/>
          <w:sz w:val="28"/>
          <w:szCs w:val="28"/>
        </w:rPr>
        <w:t>IRepositoryDates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:rsidR="00C77BF0" w:rsidRDefault="00C77BF0" w:rsidP="00914D0A">
      <w:pPr>
        <w:pStyle w:val="HTML"/>
        <w:shd w:val="clear" w:color="auto" w:fill="FFFFFF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C77BF0">
        <w:rPr>
          <w:rFonts w:ascii="Times New Roman" w:hAnsi="Times New Roman" w:cs="Times New Roman"/>
          <w:sz w:val="28"/>
          <w:szCs w:val="28"/>
          <w:lang w:val="en-US"/>
        </w:rPr>
        <w:t>findAllById</w:t>
      </w:r>
      <w:r w:rsidRPr="00C77BF0">
        <w:rPr>
          <w:rFonts w:ascii="Times New Roman" w:hAnsi="Times New Roman" w:cs="Times New Roman"/>
          <w:sz w:val="28"/>
          <w:szCs w:val="28"/>
        </w:rPr>
        <w:t xml:space="preserve"> – получение списка </w:t>
      </w:r>
      <w:r>
        <w:rPr>
          <w:rFonts w:ascii="Times New Roman" w:hAnsi="Times New Roman" w:cs="Times New Roman"/>
          <w:sz w:val="28"/>
          <w:szCs w:val="28"/>
        </w:rPr>
        <w:t>даты</w:t>
      </w:r>
      <w:r w:rsidRPr="00C77BF0">
        <w:rPr>
          <w:rFonts w:ascii="Times New Roman" w:hAnsi="Times New Roman" w:cs="Times New Roman"/>
          <w:sz w:val="28"/>
          <w:szCs w:val="28"/>
        </w:rPr>
        <w:t xml:space="preserve"> по </w:t>
      </w:r>
      <w:r w:rsidRPr="00C77BF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77BF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77BF0" w:rsidRDefault="00C77BF0" w:rsidP="00914D0A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77BF0">
        <w:rPr>
          <w:rFonts w:ascii="Times New Roman" w:hAnsi="Times New Roman" w:cs="Times New Roman"/>
          <w:sz w:val="28"/>
          <w:szCs w:val="28"/>
        </w:rPr>
        <w:t xml:space="preserve">Алгоритм работы: делаем запрос к базе </w:t>
      </w:r>
      <w:r>
        <w:rPr>
          <w:rFonts w:ascii="Times New Roman" w:hAnsi="Times New Roman" w:cs="Times New Roman"/>
          <w:sz w:val="28"/>
          <w:szCs w:val="28"/>
        </w:rPr>
        <w:t>данных, выбираем необходимые ко</w:t>
      </w:r>
      <w:r w:rsidRPr="00C77BF0">
        <w:rPr>
          <w:rFonts w:ascii="Times New Roman" w:hAnsi="Times New Roman" w:cs="Times New Roman"/>
          <w:sz w:val="28"/>
          <w:szCs w:val="28"/>
        </w:rPr>
        <w:t xml:space="preserve">лонки из таблицы </w:t>
      </w:r>
      <w:r>
        <w:rPr>
          <w:rFonts w:ascii="Times New Roman" w:hAnsi="Times New Roman" w:cs="Times New Roman"/>
          <w:sz w:val="28"/>
          <w:szCs w:val="28"/>
        </w:rPr>
        <w:t>дат</w:t>
      </w:r>
      <w:r w:rsidRPr="00C77BF0">
        <w:rPr>
          <w:rFonts w:ascii="Times New Roman" w:hAnsi="Times New Roman" w:cs="Times New Roman"/>
          <w:sz w:val="28"/>
          <w:szCs w:val="28"/>
        </w:rPr>
        <w:t xml:space="preserve">, подходящие записи добавляем в список </w:t>
      </w:r>
      <w:r>
        <w:rPr>
          <w:rFonts w:ascii="Times New Roman" w:hAnsi="Times New Roman" w:cs="Times New Roman"/>
          <w:sz w:val="28"/>
          <w:szCs w:val="28"/>
        </w:rPr>
        <w:t>отфильтро</w:t>
      </w:r>
      <w:r w:rsidRPr="00C77BF0">
        <w:rPr>
          <w:rFonts w:ascii="Times New Roman" w:hAnsi="Times New Roman" w:cs="Times New Roman"/>
          <w:sz w:val="28"/>
          <w:szCs w:val="28"/>
        </w:rPr>
        <w:t xml:space="preserve">ванных </w:t>
      </w:r>
      <w:r>
        <w:rPr>
          <w:rFonts w:ascii="Times New Roman" w:hAnsi="Times New Roman" w:cs="Times New Roman"/>
          <w:sz w:val="28"/>
          <w:szCs w:val="28"/>
        </w:rPr>
        <w:t>дат</w:t>
      </w:r>
      <w:r w:rsidRPr="00C77BF0">
        <w:rPr>
          <w:rFonts w:ascii="Times New Roman" w:hAnsi="Times New Roman" w:cs="Times New Roman"/>
          <w:sz w:val="28"/>
          <w:szCs w:val="28"/>
        </w:rPr>
        <w:t xml:space="preserve"> (тут список, но на деле должен вывод</w:t>
      </w:r>
      <w:r>
        <w:rPr>
          <w:rFonts w:ascii="Times New Roman" w:hAnsi="Times New Roman" w:cs="Times New Roman"/>
          <w:sz w:val="28"/>
          <w:szCs w:val="28"/>
        </w:rPr>
        <w:t>иться только одна дата</w:t>
      </w:r>
      <w:r w:rsidRPr="00C77BF0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77BF0" w:rsidTr="00C77BF0">
        <w:tc>
          <w:tcPr>
            <w:tcW w:w="9345" w:type="dxa"/>
          </w:tcPr>
          <w:p w:rsidR="00C77BF0" w:rsidRPr="00C77BF0" w:rsidRDefault="00C77BF0" w:rsidP="00C77BF0">
            <w:pPr>
              <w:pStyle w:val="HTML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77BF0">
              <w:rPr>
                <w:rFonts w:ascii="Times New Roman" w:hAnsi="Times New Roman" w:cs="Times New Roman"/>
                <w:i/>
                <w:sz w:val="24"/>
                <w:szCs w:val="24"/>
              </w:rPr>
              <w:t>Листинг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6 </w:t>
            </w:r>
            <w:r w:rsidRPr="008B0E8A">
              <w:rPr>
                <w:i/>
                <w:sz w:val="24"/>
                <w:szCs w:val="24"/>
              </w:rPr>
              <w:t>–</w:t>
            </w:r>
            <w:r>
              <w:rPr>
                <w:i/>
                <w:sz w:val="24"/>
                <w:szCs w:val="24"/>
              </w:rPr>
              <w:t xml:space="preserve">Запрос к БД для получения нужной даты по </w:t>
            </w:r>
            <w:r>
              <w:rPr>
                <w:i/>
                <w:sz w:val="24"/>
                <w:szCs w:val="24"/>
                <w:lang w:val="en-US"/>
              </w:rPr>
              <w:t>id</w:t>
            </w:r>
          </w:p>
        </w:tc>
      </w:tr>
      <w:tr w:rsidR="00C77BF0" w:rsidRPr="00962CE9" w:rsidTr="00C77BF0">
        <w:tc>
          <w:tcPr>
            <w:tcW w:w="9345" w:type="dxa"/>
          </w:tcPr>
          <w:p w:rsidR="00C77BF0" w:rsidRPr="00C77BF0" w:rsidRDefault="00C77BF0" w:rsidP="00C77BF0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7BF0">
              <w:rPr>
                <w:color w:val="9E880D"/>
                <w:lang w:val="en-US"/>
              </w:rPr>
              <w:t>@Repository</w:t>
            </w:r>
            <w:r w:rsidRPr="00C77BF0">
              <w:rPr>
                <w:color w:val="9E880D"/>
                <w:lang w:val="en-US"/>
              </w:rPr>
              <w:br/>
            </w:r>
            <w:r w:rsidRPr="00C77BF0">
              <w:rPr>
                <w:color w:val="0033B3"/>
                <w:lang w:val="en-US"/>
              </w:rPr>
              <w:t xml:space="preserve">interface </w:t>
            </w:r>
            <w:r w:rsidRPr="00C77BF0">
              <w:rPr>
                <w:color w:val="000000"/>
                <w:lang w:val="en-US"/>
              </w:rPr>
              <w:t xml:space="preserve">IRepositoryDates </w:t>
            </w:r>
            <w:r w:rsidRPr="00C77BF0">
              <w:rPr>
                <w:color w:val="080808"/>
                <w:lang w:val="en-US"/>
              </w:rPr>
              <w:t xml:space="preserve">: </w:t>
            </w:r>
            <w:r w:rsidRPr="00C77BF0">
              <w:rPr>
                <w:color w:val="000000"/>
                <w:lang w:val="en-US"/>
              </w:rPr>
              <w:t>CrudRepository</w:t>
            </w:r>
            <w:r w:rsidRPr="00C77BF0">
              <w:rPr>
                <w:color w:val="080808"/>
                <w:lang w:val="en-US"/>
              </w:rPr>
              <w:t>&lt;</w:t>
            </w:r>
            <w:r w:rsidRPr="00C77BF0">
              <w:rPr>
                <w:color w:val="000000"/>
                <w:lang w:val="en-US"/>
              </w:rPr>
              <w:t>CDate</w:t>
            </w:r>
            <w:r w:rsidRPr="00C77BF0">
              <w:rPr>
                <w:color w:val="080808"/>
                <w:lang w:val="en-US"/>
              </w:rPr>
              <w:t xml:space="preserve">, </w:t>
            </w:r>
            <w:r w:rsidRPr="00C77BF0">
              <w:rPr>
                <w:color w:val="000000"/>
                <w:lang w:val="en-US"/>
              </w:rPr>
              <w:t>UUID</w:t>
            </w:r>
            <w:r w:rsidRPr="00C77BF0">
              <w:rPr>
                <w:color w:val="080808"/>
                <w:lang w:val="en-US"/>
              </w:rPr>
              <w:t>&gt;{</w:t>
            </w:r>
            <w:r w:rsidRPr="00C77BF0">
              <w:rPr>
                <w:color w:val="080808"/>
                <w:lang w:val="en-US"/>
              </w:rPr>
              <w:br/>
              <w:t xml:space="preserve">    </w:t>
            </w:r>
            <w:r w:rsidRPr="00C77BF0">
              <w:rPr>
                <w:color w:val="0033B3"/>
                <w:lang w:val="en-US"/>
              </w:rPr>
              <w:t xml:space="preserve">fun </w:t>
            </w:r>
            <w:r w:rsidRPr="00C77BF0">
              <w:rPr>
                <w:color w:val="00627A"/>
                <w:lang w:val="en-US"/>
              </w:rPr>
              <w:t>findAllById</w:t>
            </w:r>
            <w:r w:rsidRPr="00C77BF0">
              <w:rPr>
                <w:color w:val="080808"/>
                <w:lang w:val="en-US"/>
              </w:rPr>
              <w:t xml:space="preserve">(id: </w:t>
            </w:r>
            <w:r w:rsidRPr="00C77BF0">
              <w:rPr>
                <w:color w:val="000000"/>
                <w:lang w:val="en-US"/>
              </w:rPr>
              <w:t>UUID</w:t>
            </w:r>
            <w:r w:rsidRPr="00C77BF0">
              <w:rPr>
                <w:color w:val="080808"/>
                <w:lang w:val="en-US"/>
              </w:rPr>
              <w:t xml:space="preserve">): </w:t>
            </w:r>
            <w:r w:rsidRPr="00C77BF0">
              <w:rPr>
                <w:color w:val="000000"/>
                <w:lang w:val="en-US"/>
              </w:rPr>
              <w:t>List</w:t>
            </w:r>
            <w:r w:rsidRPr="00C77BF0">
              <w:rPr>
                <w:color w:val="080808"/>
                <w:lang w:val="en-US"/>
              </w:rPr>
              <w:t>&lt;</w:t>
            </w:r>
            <w:r w:rsidRPr="00C77BF0">
              <w:rPr>
                <w:color w:val="000000"/>
                <w:lang w:val="en-US"/>
              </w:rPr>
              <w:t>CDate</w:t>
            </w:r>
            <w:r w:rsidRPr="00C77BF0">
              <w:rPr>
                <w:color w:val="080808"/>
                <w:lang w:val="en-US"/>
              </w:rPr>
              <w:t>&gt;</w:t>
            </w:r>
            <w:r w:rsidRPr="00C77BF0">
              <w:rPr>
                <w:i/>
                <w:iCs/>
                <w:color w:val="8C8C8C"/>
                <w:lang w:val="en-US"/>
              </w:rPr>
              <w:t>//</w:t>
            </w:r>
            <w:r>
              <w:rPr>
                <w:i/>
                <w:iCs/>
                <w:color w:val="8C8C8C"/>
              </w:rPr>
              <w:t>поиск</w:t>
            </w:r>
            <w:r w:rsidRPr="00C77BF0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</w:t>
            </w:r>
            <w:r w:rsidRPr="00C77BF0">
              <w:rPr>
                <w:i/>
                <w:iCs/>
                <w:color w:val="8C8C8C"/>
                <w:lang w:val="en-US"/>
              </w:rPr>
              <w:t xml:space="preserve"> id</w:t>
            </w:r>
            <w:r w:rsidRPr="00C77BF0">
              <w:rPr>
                <w:i/>
                <w:iCs/>
                <w:color w:val="8C8C8C"/>
                <w:lang w:val="en-US"/>
              </w:rPr>
              <w:br/>
            </w:r>
            <w:r w:rsidRPr="00C77BF0">
              <w:rPr>
                <w:color w:val="080808"/>
                <w:lang w:val="en-US"/>
              </w:rPr>
              <w:t>}</w:t>
            </w:r>
          </w:p>
        </w:tc>
      </w:tr>
    </w:tbl>
    <w:p w:rsidR="00C77BF0" w:rsidRPr="00C77BF0" w:rsidRDefault="00C77BF0" w:rsidP="00C77BF0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77BF0" w:rsidRPr="00C77BF0" w:rsidRDefault="00C77BF0" w:rsidP="00914D0A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77BF0">
        <w:rPr>
          <w:rFonts w:ascii="Times New Roman" w:hAnsi="Times New Roman" w:cs="Times New Roman"/>
          <w:b/>
          <w:sz w:val="28"/>
          <w:szCs w:val="28"/>
          <w:lang w:val="en-US"/>
        </w:rPr>
        <w:t>IRepositoryTimeIntervals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C77BF0" w:rsidRPr="00C77BF0" w:rsidRDefault="00C77BF0" w:rsidP="00914D0A">
      <w:pPr>
        <w:pStyle w:val="HTML"/>
        <w:shd w:val="clear" w:color="auto" w:fill="FFFFFF"/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C77BF0">
        <w:rPr>
          <w:rFonts w:ascii="Times New Roman" w:hAnsi="Times New Roman" w:cs="Times New Roman"/>
          <w:sz w:val="28"/>
          <w:szCs w:val="28"/>
          <w:lang w:val="en-US"/>
        </w:rPr>
        <w:t xml:space="preserve">findAllById – </w:t>
      </w:r>
      <w:r w:rsidRPr="00C77BF0">
        <w:rPr>
          <w:rFonts w:ascii="Times New Roman" w:hAnsi="Times New Roman" w:cs="Times New Roman"/>
          <w:sz w:val="28"/>
          <w:szCs w:val="28"/>
        </w:rPr>
        <w:t>получение</w:t>
      </w:r>
      <w:r w:rsidRPr="00C77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7BF0">
        <w:rPr>
          <w:rFonts w:ascii="Times New Roman" w:hAnsi="Times New Roman" w:cs="Times New Roman"/>
          <w:sz w:val="28"/>
          <w:szCs w:val="28"/>
        </w:rPr>
        <w:t>списка</w:t>
      </w:r>
      <w:r w:rsidRPr="00C77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даты</w:t>
      </w:r>
      <w:r w:rsidRPr="00C77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7BF0">
        <w:rPr>
          <w:rFonts w:ascii="Times New Roman" w:hAnsi="Times New Roman" w:cs="Times New Roman"/>
          <w:sz w:val="28"/>
          <w:szCs w:val="28"/>
        </w:rPr>
        <w:t>по</w:t>
      </w:r>
      <w:r w:rsidRPr="00C77BF0">
        <w:rPr>
          <w:rFonts w:ascii="Times New Roman" w:hAnsi="Times New Roman" w:cs="Times New Roman"/>
          <w:sz w:val="28"/>
          <w:szCs w:val="28"/>
          <w:lang w:val="en-US"/>
        </w:rPr>
        <w:t xml:space="preserve"> id. </w:t>
      </w:r>
    </w:p>
    <w:p w:rsidR="00C77BF0" w:rsidRDefault="00C77BF0" w:rsidP="00914D0A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77BF0">
        <w:rPr>
          <w:rFonts w:ascii="Times New Roman" w:hAnsi="Times New Roman" w:cs="Times New Roman"/>
          <w:sz w:val="28"/>
          <w:szCs w:val="28"/>
        </w:rPr>
        <w:t xml:space="preserve">Алгоритм работы: делаем запрос к базе </w:t>
      </w:r>
      <w:r>
        <w:rPr>
          <w:rFonts w:ascii="Times New Roman" w:hAnsi="Times New Roman" w:cs="Times New Roman"/>
          <w:sz w:val="28"/>
          <w:szCs w:val="28"/>
        </w:rPr>
        <w:t>данных, выбираем необходимые ко</w:t>
      </w:r>
      <w:r w:rsidRPr="00C77BF0">
        <w:rPr>
          <w:rFonts w:ascii="Times New Roman" w:hAnsi="Times New Roman" w:cs="Times New Roman"/>
          <w:sz w:val="28"/>
          <w:szCs w:val="28"/>
        </w:rPr>
        <w:t xml:space="preserve">лонки из таблицы </w:t>
      </w:r>
      <w:r>
        <w:rPr>
          <w:rFonts w:ascii="Times New Roman" w:hAnsi="Times New Roman" w:cs="Times New Roman"/>
          <w:sz w:val="28"/>
          <w:szCs w:val="28"/>
        </w:rPr>
        <w:t>временных промежутков</w:t>
      </w:r>
      <w:r w:rsidRPr="00C77BF0">
        <w:rPr>
          <w:rFonts w:ascii="Times New Roman" w:hAnsi="Times New Roman" w:cs="Times New Roman"/>
          <w:sz w:val="28"/>
          <w:szCs w:val="28"/>
        </w:rPr>
        <w:t xml:space="preserve">, подходящие записи добавляем в список </w:t>
      </w:r>
      <w:r>
        <w:rPr>
          <w:rFonts w:ascii="Times New Roman" w:hAnsi="Times New Roman" w:cs="Times New Roman"/>
          <w:sz w:val="28"/>
          <w:szCs w:val="28"/>
        </w:rPr>
        <w:t>отфильтро</w:t>
      </w:r>
      <w:r w:rsidRPr="00C77BF0">
        <w:rPr>
          <w:rFonts w:ascii="Times New Roman" w:hAnsi="Times New Roman" w:cs="Times New Roman"/>
          <w:sz w:val="28"/>
          <w:szCs w:val="28"/>
        </w:rPr>
        <w:t xml:space="preserve">ванных </w:t>
      </w:r>
      <w:r>
        <w:rPr>
          <w:rFonts w:ascii="Times New Roman" w:hAnsi="Times New Roman" w:cs="Times New Roman"/>
          <w:sz w:val="28"/>
          <w:szCs w:val="28"/>
        </w:rPr>
        <w:t>временных промежутков</w:t>
      </w:r>
      <w:r w:rsidRPr="00C77BF0">
        <w:rPr>
          <w:rFonts w:ascii="Times New Roman" w:hAnsi="Times New Roman" w:cs="Times New Roman"/>
          <w:sz w:val="28"/>
          <w:szCs w:val="28"/>
        </w:rPr>
        <w:t xml:space="preserve"> (тут список, но на деле должен вывод</w:t>
      </w:r>
      <w:r>
        <w:rPr>
          <w:rFonts w:ascii="Times New Roman" w:hAnsi="Times New Roman" w:cs="Times New Roman"/>
          <w:sz w:val="28"/>
          <w:szCs w:val="28"/>
        </w:rPr>
        <w:t>иться только один временной промежуток</w:t>
      </w:r>
      <w:r w:rsidRPr="00C77BF0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77BF0" w:rsidTr="00C77BF0">
        <w:tc>
          <w:tcPr>
            <w:tcW w:w="9345" w:type="dxa"/>
          </w:tcPr>
          <w:p w:rsidR="00C77BF0" w:rsidRPr="00C77BF0" w:rsidRDefault="00C77BF0" w:rsidP="00C77BF0">
            <w:pPr>
              <w:pStyle w:val="HTML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Листинг 7 – Запрос к БД для получения нужного временного промежутка по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id</w:t>
            </w:r>
          </w:p>
        </w:tc>
      </w:tr>
      <w:tr w:rsidR="00C77BF0" w:rsidRPr="00962CE9" w:rsidTr="00C77BF0">
        <w:tc>
          <w:tcPr>
            <w:tcW w:w="9345" w:type="dxa"/>
          </w:tcPr>
          <w:p w:rsidR="00C77BF0" w:rsidRPr="00C77BF0" w:rsidRDefault="00C77BF0" w:rsidP="00C77BF0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7BF0">
              <w:rPr>
                <w:color w:val="9E880D"/>
                <w:lang w:val="en-US"/>
              </w:rPr>
              <w:t>@Repository</w:t>
            </w:r>
            <w:r w:rsidRPr="00C77BF0">
              <w:rPr>
                <w:color w:val="9E880D"/>
                <w:lang w:val="en-US"/>
              </w:rPr>
              <w:br/>
            </w:r>
            <w:r w:rsidRPr="00C77BF0">
              <w:rPr>
                <w:color w:val="0033B3"/>
                <w:lang w:val="en-US"/>
              </w:rPr>
              <w:t xml:space="preserve">interface </w:t>
            </w:r>
            <w:r w:rsidRPr="00C77BF0">
              <w:rPr>
                <w:color w:val="000000"/>
                <w:lang w:val="en-US"/>
              </w:rPr>
              <w:t xml:space="preserve">IRepositoryTimeIntervals </w:t>
            </w:r>
            <w:r w:rsidRPr="00C77BF0">
              <w:rPr>
                <w:color w:val="080808"/>
                <w:lang w:val="en-US"/>
              </w:rPr>
              <w:t xml:space="preserve">: </w:t>
            </w:r>
            <w:r w:rsidRPr="00C77BF0">
              <w:rPr>
                <w:color w:val="000000"/>
                <w:lang w:val="en-US"/>
              </w:rPr>
              <w:t>CrudRepository</w:t>
            </w:r>
            <w:r w:rsidRPr="00C77BF0">
              <w:rPr>
                <w:color w:val="080808"/>
                <w:lang w:val="en-US"/>
              </w:rPr>
              <w:t>&lt;</w:t>
            </w:r>
            <w:r w:rsidRPr="00C77BF0">
              <w:rPr>
                <w:color w:val="000000"/>
                <w:lang w:val="en-US"/>
              </w:rPr>
              <w:t>CTimeInterval</w:t>
            </w:r>
            <w:r w:rsidRPr="00C77BF0">
              <w:rPr>
                <w:color w:val="080808"/>
                <w:lang w:val="en-US"/>
              </w:rPr>
              <w:t xml:space="preserve">, </w:t>
            </w:r>
            <w:r w:rsidRPr="00C77BF0">
              <w:rPr>
                <w:color w:val="000000"/>
                <w:lang w:val="en-US"/>
              </w:rPr>
              <w:t>UUID</w:t>
            </w:r>
            <w:r w:rsidRPr="00C77BF0">
              <w:rPr>
                <w:color w:val="080808"/>
                <w:lang w:val="en-US"/>
              </w:rPr>
              <w:t>&gt;{</w:t>
            </w:r>
            <w:r w:rsidRPr="00C77BF0">
              <w:rPr>
                <w:color w:val="080808"/>
                <w:lang w:val="en-US"/>
              </w:rPr>
              <w:br/>
              <w:t xml:space="preserve">    </w:t>
            </w:r>
            <w:r w:rsidRPr="00C77BF0">
              <w:rPr>
                <w:color w:val="0033B3"/>
                <w:lang w:val="en-US"/>
              </w:rPr>
              <w:t xml:space="preserve">fun </w:t>
            </w:r>
            <w:r w:rsidRPr="00C77BF0">
              <w:rPr>
                <w:color w:val="00627A"/>
                <w:lang w:val="en-US"/>
              </w:rPr>
              <w:t>findAllById</w:t>
            </w:r>
            <w:r w:rsidRPr="00C77BF0">
              <w:rPr>
                <w:color w:val="080808"/>
                <w:lang w:val="en-US"/>
              </w:rPr>
              <w:t xml:space="preserve">(id: </w:t>
            </w:r>
            <w:r w:rsidRPr="00C77BF0">
              <w:rPr>
                <w:color w:val="000000"/>
                <w:lang w:val="en-US"/>
              </w:rPr>
              <w:t>UUID</w:t>
            </w:r>
            <w:r w:rsidRPr="00C77BF0">
              <w:rPr>
                <w:color w:val="080808"/>
                <w:lang w:val="en-US"/>
              </w:rPr>
              <w:t xml:space="preserve">): </w:t>
            </w:r>
            <w:r w:rsidRPr="00C77BF0">
              <w:rPr>
                <w:color w:val="000000"/>
                <w:lang w:val="en-US"/>
              </w:rPr>
              <w:t>List</w:t>
            </w:r>
            <w:r w:rsidRPr="00C77BF0">
              <w:rPr>
                <w:color w:val="080808"/>
                <w:lang w:val="en-US"/>
              </w:rPr>
              <w:t>&lt;</w:t>
            </w:r>
            <w:r w:rsidRPr="00C77BF0">
              <w:rPr>
                <w:color w:val="000000"/>
                <w:lang w:val="en-US"/>
              </w:rPr>
              <w:t>CTimeInterval</w:t>
            </w:r>
            <w:r w:rsidRPr="00C77BF0">
              <w:rPr>
                <w:color w:val="080808"/>
                <w:lang w:val="en-US"/>
              </w:rPr>
              <w:t>&gt;</w:t>
            </w:r>
            <w:r w:rsidRPr="00C77BF0">
              <w:rPr>
                <w:i/>
                <w:iCs/>
                <w:color w:val="8C8C8C"/>
                <w:lang w:val="en-US"/>
              </w:rPr>
              <w:t>//</w:t>
            </w:r>
            <w:r>
              <w:rPr>
                <w:i/>
                <w:iCs/>
                <w:color w:val="8C8C8C"/>
              </w:rPr>
              <w:t>поиск</w:t>
            </w:r>
            <w:r w:rsidRPr="00C77BF0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</w:t>
            </w:r>
            <w:r w:rsidRPr="00C77BF0">
              <w:rPr>
                <w:i/>
                <w:iCs/>
                <w:color w:val="8C8C8C"/>
                <w:lang w:val="en-US"/>
              </w:rPr>
              <w:t xml:space="preserve"> id</w:t>
            </w:r>
            <w:r w:rsidRPr="00C77BF0">
              <w:rPr>
                <w:i/>
                <w:iCs/>
                <w:color w:val="8C8C8C"/>
                <w:lang w:val="en-US"/>
              </w:rPr>
              <w:br/>
            </w:r>
            <w:r w:rsidRPr="00C77BF0">
              <w:rPr>
                <w:color w:val="080808"/>
                <w:lang w:val="en-US"/>
              </w:rPr>
              <w:t>}</w:t>
            </w:r>
          </w:p>
        </w:tc>
      </w:tr>
    </w:tbl>
    <w:p w:rsidR="00C77BF0" w:rsidRDefault="00C77BF0" w:rsidP="00C77BF0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40368" w:rsidRDefault="00240368" w:rsidP="00C77BF0">
      <w:pPr>
        <w:pStyle w:val="HTML"/>
        <w:shd w:val="clear" w:color="auto" w:fill="FFFFFF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C77BF0" w:rsidRDefault="00C77BF0" w:rsidP="00213230">
      <w:pPr>
        <w:pStyle w:val="2"/>
        <w:ind w:left="0"/>
      </w:pPr>
      <w:bookmarkStart w:id="15" w:name="_Toc130163299"/>
      <w:r w:rsidRPr="00655F1B">
        <w:lastRenderedPageBreak/>
        <w:t>Логика работы программы</w:t>
      </w:r>
      <w:bookmarkEnd w:id="15"/>
    </w:p>
    <w:p w:rsidR="003B12E1" w:rsidRPr="003B12E1" w:rsidRDefault="003B12E1" w:rsidP="00914D0A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CServiceExcel:</w:t>
      </w:r>
    </w:p>
    <w:p w:rsidR="00C77BF0" w:rsidRPr="003B12E1" w:rsidRDefault="003B12E1" w:rsidP="00914D0A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B12E1">
        <w:rPr>
          <w:rFonts w:ascii="Times New Roman" w:hAnsi="Times New Roman" w:cs="Times New Roman"/>
          <w:sz w:val="28"/>
          <w:szCs w:val="28"/>
        </w:rPr>
        <w:t xml:space="preserve">Методы класса осуществляют загрузку данных из страниц </w:t>
      </w:r>
      <w:r w:rsidRPr="003B12E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0E695D">
        <w:rPr>
          <w:rFonts w:ascii="Times New Roman" w:hAnsi="Times New Roman" w:cs="Times New Roman"/>
          <w:sz w:val="28"/>
          <w:szCs w:val="28"/>
        </w:rPr>
        <w:t xml:space="preserve"> и уста</w:t>
      </w:r>
      <w:r w:rsidRPr="003B12E1">
        <w:rPr>
          <w:rFonts w:ascii="Times New Roman" w:hAnsi="Times New Roman" w:cs="Times New Roman"/>
          <w:sz w:val="28"/>
          <w:szCs w:val="28"/>
        </w:rPr>
        <w:t>новку связей (за основу были взяты методы из 1 лабораторной работы). Затем эти данные загружаются в БД.</w:t>
      </w:r>
    </w:p>
    <w:p w:rsidR="003B12E1" w:rsidRPr="003B12E1" w:rsidRDefault="003B12E1" w:rsidP="00914D0A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B12E1" w:rsidRPr="003B12E1" w:rsidRDefault="003B12E1" w:rsidP="00914D0A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B12E1">
        <w:rPr>
          <w:rFonts w:ascii="Times New Roman" w:hAnsi="Times New Roman" w:cs="Times New Roman"/>
          <w:b/>
          <w:sz w:val="28"/>
          <w:szCs w:val="28"/>
          <w:lang w:val="en-US"/>
        </w:rPr>
        <w:t>CServiceF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ood</w:t>
      </w:r>
      <w:r w:rsidRPr="003B12E1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3B12E1">
        <w:rPr>
          <w:rFonts w:ascii="Times New Roman" w:hAnsi="Times New Roman" w:cs="Times New Roman"/>
          <w:b/>
          <w:sz w:val="28"/>
          <w:szCs w:val="28"/>
        </w:rPr>
        <w:t>:</w:t>
      </w:r>
    </w:p>
    <w:p w:rsidR="003B12E1" w:rsidRDefault="003B12E1" w:rsidP="00914D0A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B12E1">
        <w:rPr>
          <w:rFonts w:ascii="Times New Roman" w:hAnsi="Times New Roman" w:cs="Times New Roman"/>
          <w:sz w:val="28"/>
          <w:szCs w:val="28"/>
        </w:rPr>
        <w:t xml:space="preserve">Методы класса отвечают за работу с </w:t>
      </w:r>
      <w:r>
        <w:rPr>
          <w:rFonts w:ascii="Times New Roman" w:hAnsi="Times New Roman" w:cs="Times New Roman"/>
          <w:sz w:val="28"/>
          <w:szCs w:val="28"/>
        </w:rPr>
        <w:t>едой</w:t>
      </w:r>
      <w:r w:rsidRPr="003B12E1">
        <w:rPr>
          <w:rFonts w:ascii="Times New Roman" w:hAnsi="Times New Roman" w:cs="Times New Roman"/>
          <w:sz w:val="28"/>
          <w:szCs w:val="28"/>
        </w:rPr>
        <w:t>.</w:t>
      </w:r>
    </w:p>
    <w:p w:rsidR="003B12E1" w:rsidRPr="003B12E1" w:rsidRDefault="003B12E1" w:rsidP="00914D0A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B12E1" w:rsidRPr="003B12E1" w:rsidRDefault="003B12E1" w:rsidP="00914D0A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B12E1">
        <w:rPr>
          <w:rFonts w:ascii="Times New Roman" w:hAnsi="Times New Roman" w:cs="Times New Roman"/>
          <w:b/>
          <w:sz w:val="28"/>
          <w:szCs w:val="28"/>
          <w:lang w:val="en-US"/>
        </w:rPr>
        <w:t>CService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Dates</w:t>
      </w:r>
      <w:r w:rsidRPr="003B12E1">
        <w:rPr>
          <w:rFonts w:ascii="Times New Roman" w:hAnsi="Times New Roman" w:cs="Times New Roman"/>
          <w:b/>
          <w:sz w:val="28"/>
          <w:szCs w:val="28"/>
        </w:rPr>
        <w:t>:</w:t>
      </w:r>
    </w:p>
    <w:p w:rsidR="003B12E1" w:rsidRDefault="003B12E1" w:rsidP="00914D0A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B12E1">
        <w:rPr>
          <w:rFonts w:ascii="Times New Roman" w:hAnsi="Times New Roman" w:cs="Times New Roman"/>
          <w:sz w:val="28"/>
          <w:szCs w:val="28"/>
        </w:rPr>
        <w:t xml:space="preserve">Методы класса отвечают за работу с </w:t>
      </w:r>
      <w:r>
        <w:rPr>
          <w:rFonts w:ascii="Times New Roman" w:hAnsi="Times New Roman" w:cs="Times New Roman"/>
          <w:sz w:val="28"/>
          <w:szCs w:val="28"/>
        </w:rPr>
        <w:t>датами</w:t>
      </w:r>
      <w:r w:rsidRPr="003B12E1">
        <w:rPr>
          <w:rFonts w:ascii="Times New Roman" w:hAnsi="Times New Roman" w:cs="Times New Roman"/>
          <w:sz w:val="28"/>
          <w:szCs w:val="28"/>
        </w:rPr>
        <w:t>.</w:t>
      </w:r>
    </w:p>
    <w:p w:rsidR="003B12E1" w:rsidRPr="003B12E1" w:rsidRDefault="003B12E1" w:rsidP="00914D0A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B12E1" w:rsidRPr="003B12E1" w:rsidRDefault="003B12E1" w:rsidP="00914D0A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B12E1">
        <w:rPr>
          <w:rFonts w:ascii="Times New Roman" w:hAnsi="Times New Roman" w:cs="Times New Roman"/>
          <w:b/>
          <w:sz w:val="28"/>
          <w:szCs w:val="28"/>
          <w:lang w:val="en-US"/>
        </w:rPr>
        <w:t>CService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TimeIntervals</w:t>
      </w:r>
      <w:r w:rsidRPr="003B12E1">
        <w:rPr>
          <w:rFonts w:ascii="Times New Roman" w:hAnsi="Times New Roman" w:cs="Times New Roman"/>
          <w:sz w:val="28"/>
          <w:szCs w:val="28"/>
        </w:rPr>
        <w:t>:</w:t>
      </w:r>
    </w:p>
    <w:p w:rsidR="003B12E1" w:rsidRDefault="003B12E1" w:rsidP="00914D0A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B12E1">
        <w:rPr>
          <w:rFonts w:ascii="Times New Roman" w:hAnsi="Times New Roman" w:cs="Times New Roman"/>
          <w:sz w:val="28"/>
          <w:szCs w:val="28"/>
        </w:rPr>
        <w:t xml:space="preserve">Методы класса отвечают за работу с </w:t>
      </w:r>
      <w:r>
        <w:rPr>
          <w:rFonts w:ascii="Times New Roman" w:hAnsi="Times New Roman" w:cs="Times New Roman"/>
          <w:sz w:val="28"/>
          <w:szCs w:val="28"/>
        </w:rPr>
        <w:t>временными промежутками</w:t>
      </w:r>
      <w:r w:rsidRPr="003B12E1">
        <w:rPr>
          <w:rFonts w:ascii="Times New Roman" w:hAnsi="Times New Roman" w:cs="Times New Roman"/>
          <w:sz w:val="28"/>
          <w:szCs w:val="28"/>
        </w:rPr>
        <w:t>.</w:t>
      </w:r>
    </w:p>
    <w:p w:rsidR="003B12E1" w:rsidRPr="003B12E1" w:rsidRDefault="003B12E1" w:rsidP="00914D0A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B12E1" w:rsidRPr="003B12E1" w:rsidRDefault="003B12E1" w:rsidP="00914D0A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B12E1">
        <w:rPr>
          <w:rFonts w:ascii="Times New Roman" w:hAnsi="Times New Roman" w:cs="Times New Roman"/>
          <w:b/>
          <w:sz w:val="28"/>
          <w:szCs w:val="28"/>
          <w:lang w:val="en-US"/>
        </w:rPr>
        <w:t>CServiceWord</w:t>
      </w:r>
      <w:r w:rsidRPr="003B12E1">
        <w:rPr>
          <w:rFonts w:ascii="Times New Roman" w:hAnsi="Times New Roman" w:cs="Times New Roman"/>
          <w:sz w:val="28"/>
          <w:szCs w:val="28"/>
        </w:rPr>
        <w:t>:</w:t>
      </w:r>
    </w:p>
    <w:p w:rsidR="003B12E1" w:rsidRDefault="003B12E1" w:rsidP="00914D0A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B12E1">
        <w:rPr>
          <w:rFonts w:ascii="Times New Roman" w:hAnsi="Times New Roman" w:cs="Times New Roman"/>
          <w:sz w:val="28"/>
          <w:szCs w:val="28"/>
        </w:rPr>
        <w:t>Методы класса отвечают за формирован</w:t>
      </w:r>
      <w:r>
        <w:rPr>
          <w:rFonts w:ascii="Times New Roman" w:hAnsi="Times New Roman" w:cs="Times New Roman"/>
          <w:sz w:val="28"/>
          <w:szCs w:val="28"/>
        </w:rPr>
        <w:t>ия аналитического отчёта.</w:t>
      </w:r>
    </w:p>
    <w:p w:rsidR="003B12E1" w:rsidRPr="003B12E1" w:rsidRDefault="003B12E1" w:rsidP="00914D0A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B12E1">
        <w:rPr>
          <w:rFonts w:ascii="Times New Roman" w:hAnsi="Times New Roman" w:cs="Times New Roman"/>
          <w:sz w:val="28"/>
          <w:szCs w:val="28"/>
        </w:rPr>
        <w:t xml:space="preserve">Создается файл с 2 таблицами: </w:t>
      </w:r>
    </w:p>
    <w:p w:rsidR="003B12E1" w:rsidRPr="003B12E1" w:rsidRDefault="003B12E1" w:rsidP="00914D0A">
      <w:pPr>
        <w:pStyle w:val="HTML"/>
        <w:numPr>
          <w:ilvl w:val="1"/>
          <w:numId w:val="13"/>
        </w:numPr>
        <w:shd w:val="clear" w:color="auto" w:fill="FFFFFF"/>
        <w:spacing w:line="360" w:lineRule="auto"/>
        <w:ind w:left="993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B12E1">
        <w:rPr>
          <w:rFonts w:ascii="Times New Roman" w:hAnsi="Times New Roman" w:cs="Times New Roman"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sz w:val="28"/>
          <w:szCs w:val="28"/>
        </w:rPr>
        <w:t>дат</w:t>
      </w:r>
      <w:r w:rsidRPr="003B12E1">
        <w:rPr>
          <w:rFonts w:ascii="Times New Roman" w:hAnsi="Times New Roman" w:cs="Times New Roman"/>
          <w:sz w:val="28"/>
          <w:szCs w:val="28"/>
        </w:rPr>
        <w:t xml:space="preserve"> с максимальным количеством </w:t>
      </w:r>
      <w:r>
        <w:rPr>
          <w:rFonts w:ascii="Times New Roman" w:hAnsi="Times New Roman" w:cs="Times New Roman"/>
          <w:sz w:val="28"/>
          <w:szCs w:val="28"/>
        </w:rPr>
        <w:t>еды</w:t>
      </w:r>
      <w:r w:rsidR="00914D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 калориями меньше 400) и количество этой еды</w:t>
      </w:r>
      <w:r w:rsidRPr="003B12E1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3B12E1" w:rsidRPr="003B12E1" w:rsidRDefault="003B12E1" w:rsidP="00914D0A">
      <w:pPr>
        <w:pStyle w:val="HTML"/>
        <w:numPr>
          <w:ilvl w:val="1"/>
          <w:numId w:val="13"/>
        </w:numPr>
        <w:shd w:val="clear" w:color="auto" w:fill="FFFFFF"/>
        <w:spacing w:line="360" w:lineRule="auto"/>
        <w:ind w:left="993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Даты, в которых была записана еда </w:t>
      </w:r>
      <w:r w:rsidRPr="003B12E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Бананы</w:t>
      </w:r>
      <w:r w:rsidRPr="003B12E1">
        <w:rPr>
          <w:rFonts w:ascii="Times New Roman" w:hAnsi="Times New Roman" w:cs="Times New Roman"/>
          <w:sz w:val="28"/>
          <w:szCs w:val="28"/>
        </w:rPr>
        <w:t>”.</w:t>
      </w:r>
    </w:p>
    <w:p w:rsidR="00213230" w:rsidRDefault="00213230" w:rsidP="00914D0A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B12E1" w:rsidRPr="00213230" w:rsidRDefault="00213230" w:rsidP="00213230">
      <w:pPr>
        <w:pStyle w:val="2"/>
        <w:ind w:left="0"/>
      </w:pPr>
      <w:bookmarkStart w:id="16" w:name="_Toc130163300"/>
      <w:r w:rsidRPr="00213230">
        <w:lastRenderedPageBreak/>
        <w:t>Тестирование программы</w:t>
      </w:r>
      <w:bookmarkEnd w:id="16"/>
    </w:p>
    <w:p w:rsidR="00213230" w:rsidRPr="00543ED7" w:rsidRDefault="00543ED7" w:rsidP="00914D0A">
      <w:pPr>
        <w:pStyle w:val="HTML"/>
        <w:shd w:val="clear" w:color="auto" w:fill="FFFFFF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43ED7">
        <w:rPr>
          <w:rFonts w:ascii="Times New Roman" w:hAnsi="Times New Roman" w:cs="Times New Roman"/>
          <w:sz w:val="28"/>
          <w:szCs w:val="28"/>
        </w:rPr>
        <w:t>Загружаемый файл:</w:t>
      </w:r>
    </w:p>
    <w:p w:rsidR="006673E1" w:rsidRDefault="00543ED7" w:rsidP="006673E1">
      <w:pPr>
        <w:pStyle w:val="HTML"/>
        <w:keepNext/>
        <w:shd w:val="clear" w:color="auto" w:fill="FFFFFF"/>
        <w:jc w:val="center"/>
      </w:pPr>
      <w:r>
        <w:rPr>
          <w:noProof/>
        </w:rPr>
        <w:drawing>
          <wp:inline distT="0" distB="0" distL="0" distR="0" wp14:anchorId="53B540B4" wp14:editId="6B801A58">
            <wp:extent cx="4246695" cy="2324100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9838" cy="233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D7" w:rsidRDefault="006673E1" w:rsidP="006673E1">
      <w:pPr>
        <w:pStyle w:val="afd"/>
        <w:ind w:firstLine="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0C0FAF">
          <w:rPr>
            <w:noProof/>
          </w:rPr>
          <w:t>28</w:t>
        </w:r>
      </w:fldSimple>
      <w:r>
        <w:t xml:space="preserve"> - Таблица даты</w:t>
      </w:r>
    </w:p>
    <w:p w:rsidR="006673E1" w:rsidRDefault="00543ED7" w:rsidP="006673E1">
      <w:pPr>
        <w:pStyle w:val="HTML"/>
        <w:keepNext/>
        <w:shd w:val="clear" w:color="auto" w:fill="FFFFFF"/>
        <w:jc w:val="center"/>
      </w:pPr>
      <w:r>
        <w:rPr>
          <w:noProof/>
        </w:rPr>
        <w:drawing>
          <wp:inline distT="0" distB="0" distL="0" distR="0" wp14:anchorId="637C362C" wp14:editId="2F372182">
            <wp:extent cx="4509655" cy="200025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0529" cy="20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D7" w:rsidRDefault="006673E1" w:rsidP="006673E1">
      <w:pPr>
        <w:pStyle w:val="afd"/>
        <w:ind w:firstLine="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0C0FAF">
          <w:rPr>
            <w:noProof/>
          </w:rPr>
          <w:t>29</w:t>
        </w:r>
      </w:fldSimple>
      <w:r>
        <w:t xml:space="preserve"> - Таблица временного промежутка</w:t>
      </w:r>
    </w:p>
    <w:p w:rsidR="006673E1" w:rsidRDefault="00543ED7" w:rsidP="006673E1">
      <w:pPr>
        <w:pStyle w:val="HTML"/>
        <w:keepNext/>
        <w:shd w:val="clear" w:color="auto" w:fill="FFFFFF"/>
        <w:jc w:val="center"/>
      </w:pPr>
      <w:r>
        <w:rPr>
          <w:noProof/>
        </w:rPr>
        <w:drawing>
          <wp:inline distT="0" distB="0" distL="0" distR="0" wp14:anchorId="4CCA663F" wp14:editId="0BC1597B">
            <wp:extent cx="5134073" cy="32385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0512" cy="324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D7" w:rsidRDefault="006673E1" w:rsidP="006673E1">
      <w:pPr>
        <w:pStyle w:val="afd"/>
        <w:ind w:firstLine="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0C0FAF">
          <w:rPr>
            <w:noProof/>
          </w:rPr>
          <w:t>30</w:t>
        </w:r>
      </w:fldSimple>
      <w:r>
        <w:t xml:space="preserve"> - Таблица еды</w:t>
      </w:r>
    </w:p>
    <w:p w:rsidR="00543ED7" w:rsidRDefault="00543ED7" w:rsidP="00213230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0C0FAF" w:rsidRDefault="000B1FC3" w:rsidP="000C0FAF">
      <w:pPr>
        <w:pStyle w:val="HTML"/>
        <w:keepNext/>
        <w:shd w:val="clear" w:color="auto" w:fill="FFFFFF"/>
        <w:jc w:val="center"/>
      </w:pPr>
      <w:r>
        <w:rPr>
          <w:noProof/>
        </w:rPr>
        <w:drawing>
          <wp:inline distT="0" distB="0" distL="0" distR="0" wp14:anchorId="11A49848" wp14:editId="7272B867">
            <wp:extent cx="5940425" cy="212979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D7" w:rsidRDefault="000C0FAF" w:rsidP="000C0FAF">
      <w:pPr>
        <w:pStyle w:val="afd"/>
        <w:ind w:firstLine="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31</w:t>
        </w:r>
      </w:fldSimple>
      <w:r>
        <w:t xml:space="preserve"> - </w:t>
      </w:r>
      <w:r w:rsidRPr="009B59C1">
        <w:t>Запрос на загрузку файла</w:t>
      </w:r>
    </w:p>
    <w:p w:rsidR="000B1FC3" w:rsidRDefault="000B1FC3" w:rsidP="00213230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0B1FC3" w:rsidRDefault="000B1FC3" w:rsidP="00914D0A">
      <w:pPr>
        <w:pStyle w:val="HTML"/>
        <w:shd w:val="clear" w:color="auto" w:fill="FFFFFF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B1FC3">
        <w:rPr>
          <w:rFonts w:ascii="Times New Roman" w:hAnsi="Times New Roman" w:cs="Times New Roman"/>
          <w:sz w:val="28"/>
          <w:szCs w:val="28"/>
        </w:rPr>
        <w:t>Разработаны автоматические тесты д</w:t>
      </w:r>
      <w:r>
        <w:rPr>
          <w:rFonts w:ascii="Times New Roman" w:hAnsi="Times New Roman" w:cs="Times New Roman"/>
          <w:sz w:val="28"/>
          <w:szCs w:val="28"/>
        </w:rPr>
        <w:t>ля проверки функционала контрол</w:t>
      </w:r>
      <w:r w:rsidRPr="000B1FC3">
        <w:rPr>
          <w:rFonts w:ascii="Times New Roman" w:hAnsi="Times New Roman" w:cs="Times New Roman"/>
          <w:sz w:val="28"/>
          <w:szCs w:val="28"/>
        </w:rPr>
        <w:t xml:space="preserve">лера и сервиса </w:t>
      </w:r>
      <w:r>
        <w:rPr>
          <w:rFonts w:ascii="Times New Roman" w:hAnsi="Times New Roman" w:cs="Times New Roman"/>
          <w:sz w:val="28"/>
          <w:szCs w:val="28"/>
        </w:rPr>
        <w:t>еды:</w:t>
      </w:r>
    </w:p>
    <w:p w:rsidR="000B1FC3" w:rsidRDefault="000B1FC3" w:rsidP="00914D0A">
      <w:pPr>
        <w:pStyle w:val="HTML"/>
        <w:shd w:val="clear" w:color="auto" w:fill="FFFFFF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B1FC3">
        <w:rPr>
          <w:rFonts w:ascii="Times New Roman" w:hAnsi="Times New Roman" w:cs="Times New Roman"/>
          <w:sz w:val="28"/>
          <w:szCs w:val="28"/>
        </w:rPr>
        <w:t xml:space="preserve">СApplicationTests– класс с автоматическими тестами для проверки полноценного функционирования методов контроллера </w:t>
      </w:r>
      <w:r>
        <w:rPr>
          <w:rFonts w:ascii="Times New Roman" w:hAnsi="Times New Roman" w:cs="Times New Roman"/>
          <w:sz w:val="28"/>
          <w:szCs w:val="28"/>
        </w:rPr>
        <w:t>еды</w:t>
      </w:r>
      <w:r w:rsidRPr="000B1FC3">
        <w:rPr>
          <w:rFonts w:ascii="Times New Roman" w:hAnsi="Times New Roman" w:cs="Times New Roman"/>
          <w:sz w:val="28"/>
          <w:szCs w:val="28"/>
        </w:rPr>
        <w:t xml:space="preserve">. Имитируем необходимый репозиторий </w:t>
      </w:r>
      <w:r>
        <w:rPr>
          <w:rFonts w:ascii="Times New Roman" w:hAnsi="Times New Roman" w:cs="Times New Roman"/>
          <w:sz w:val="28"/>
          <w:szCs w:val="28"/>
        </w:rPr>
        <w:t>еды</w:t>
      </w:r>
      <w:r w:rsidRPr="000B1FC3">
        <w:rPr>
          <w:rFonts w:ascii="Times New Roman" w:hAnsi="Times New Roman" w:cs="Times New Roman"/>
          <w:sz w:val="28"/>
          <w:szCs w:val="28"/>
        </w:rPr>
        <w:t xml:space="preserve"> с помощью библиотеки Spring Mock. </w:t>
      </w:r>
    </w:p>
    <w:p w:rsidR="000B1FC3" w:rsidRDefault="000B1FC3" w:rsidP="00914D0A">
      <w:pPr>
        <w:pStyle w:val="HTML"/>
        <w:shd w:val="clear" w:color="auto" w:fill="FFFFFF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B1FC3">
        <w:rPr>
          <w:rFonts w:ascii="Times New Roman" w:hAnsi="Times New Roman" w:cs="Times New Roman"/>
          <w:sz w:val="28"/>
          <w:szCs w:val="28"/>
        </w:rPr>
        <w:t xml:space="preserve">Создаём продуктивный контроллер </w:t>
      </w:r>
      <w:r>
        <w:rPr>
          <w:rFonts w:ascii="Times New Roman" w:hAnsi="Times New Roman" w:cs="Times New Roman"/>
          <w:sz w:val="28"/>
          <w:szCs w:val="28"/>
        </w:rPr>
        <w:t>еды и передаём в конструктор ими</w:t>
      </w:r>
      <w:r w:rsidRPr="000B1FC3">
        <w:rPr>
          <w:rFonts w:ascii="Times New Roman" w:hAnsi="Times New Roman" w:cs="Times New Roman"/>
          <w:sz w:val="28"/>
          <w:szCs w:val="28"/>
        </w:rPr>
        <w:t xml:space="preserve">тацию репозитория </w:t>
      </w:r>
      <w:r>
        <w:rPr>
          <w:rFonts w:ascii="Times New Roman" w:hAnsi="Times New Roman" w:cs="Times New Roman"/>
          <w:sz w:val="28"/>
          <w:szCs w:val="28"/>
        </w:rPr>
        <w:t>еды</w:t>
      </w:r>
      <w:r w:rsidRPr="000B1FC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0B1FC3" w:rsidTr="000B1FC3">
        <w:tc>
          <w:tcPr>
            <w:tcW w:w="9345" w:type="dxa"/>
          </w:tcPr>
          <w:p w:rsidR="000B1FC3" w:rsidRPr="000B1FC3" w:rsidRDefault="000B1FC3" w:rsidP="000B1FC3">
            <w:pPr>
              <w:pStyle w:val="HTML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Листинг 8 – </w:t>
            </w:r>
            <w:r w:rsidRPr="000B1FC3">
              <w:rPr>
                <w:rFonts w:ascii="Times New Roman" w:hAnsi="Times New Roman" w:cs="Times New Roman"/>
                <w:i/>
                <w:sz w:val="24"/>
                <w:szCs w:val="24"/>
              </w:rPr>
              <w:t>СApplicationTests</w:t>
            </w:r>
          </w:p>
        </w:tc>
      </w:tr>
      <w:tr w:rsidR="000B1FC3" w:rsidTr="000B1FC3">
        <w:tc>
          <w:tcPr>
            <w:tcW w:w="9345" w:type="dxa"/>
          </w:tcPr>
          <w:p w:rsidR="000B1FC3" w:rsidRDefault="000B1FC3" w:rsidP="000B1FC3">
            <w:pPr>
              <w:pStyle w:val="HTML"/>
              <w:shd w:val="clear" w:color="auto" w:fill="FFFFFF"/>
              <w:rPr>
                <w:color w:val="080808"/>
              </w:rPr>
            </w:pPr>
            <w:r>
              <w:rPr>
                <w:i/>
                <w:iCs/>
                <w:color w:val="8C8C8C"/>
              </w:rPr>
              <w:t>/*****************************************************************************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* Класс с автоматическими тестами для проверки функционала контроллера еды. *</w:t>
            </w:r>
            <w:r>
              <w:rPr>
                <w:i/>
                <w:iCs/>
                <w:color w:val="8C8C8C"/>
              </w:rPr>
              <w:br/>
              <w:t xml:space="preserve"> *****************************************************************************/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</w:r>
            <w:r>
              <w:rPr>
                <w:i/>
                <w:iCs/>
                <w:color w:val="8C8C8C"/>
              </w:rPr>
              <w:br/>
            </w:r>
            <w:r>
              <w:rPr>
                <w:color w:val="9E880D"/>
              </w:rPr>
              <w:t>@SpringBootTest</w:t>
            </w:r>
            <w:r>
              <w:rPr>
                <w:color w:val="9E880D"/>
              </w:rPr>
              <w:br/>
            </w:r>
            <w:r>
              <w:rPr>
                <w:color w:val="0033B3"/>
              </w:rPr>
              <w:t xml:space="preserve">class </w:t>
            </w:r>
            <w:r>
              <w:rPr>
                <w:color w:val="000000"/>
              </w:rPr>
              <w:t xml:space="preserve">СApplicationTests </w:t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//Продуктивный сервис использовать не будем,</w:t>
            </w:r>
            <w:r>
              <w:rPr>
                <w:i/>
                <w:iCs/>
                <w:color w:val="8C8C8C"/>
              </w:rPr>
              <w:br/>
              <w:t xml:space="preserve">    //его функционал тестируется в отдельном классе,</w:t>
            </w:r>
            <w:r>
              <w:rPr>
                <w:i/>
                <w:iCs/>
                <w:color w:val="8C8C8C"/>
              </w:rPr>
              <w:br/>
              <w:t xml:space="preserve">    //здесь его имитируем с помощью метода mockk()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private val </w:t>
            </w:r>
            <w:r>
              <w:rPr>
                <w:color w:val="871094"/>
              </w:rPr>
              <w:t xml:space="preserve">serviceFoods             </w:t>
            </w:r>
            <w:r>
              <w:rPr>
                <w:color w:val="080808"/>
              </w:rPr>
              <w:t xml:space="preserve">: </w:t>
            </w:r>
            <w:r>
              <w:rPr>
                <w:color w:val="000000"/>
              </w:rPr>
              <w:t>CServiceFoods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80808"/>
              </w:rPr>
              <w:t xml:space="preserve">= </w:t>
            </w:r>
            <w:r>
              <w:rPr>
                <w:i/>
                <w:iCs/>
                <w:color w:val="00627A"/>
              </w:rPr>
              <w:t>mockk</w:t>
            </w:r>
            <w:r>
              <w:rPr>
                <w:color w:val="080808"/>
              </w:rPr>
              <w:t>()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//А вот контроллер еды продуктивный,</w:t>
            </w:r>
            <w:r>
              <w:rPr>
                <w:i/>
                <w:iCs/>
                <w:color w:val="8C8C8C"/>
              </w:rPr>
              <w:br/>
              <w:t xml:space="preserve">    //но будет вызывать методы имитируемого сервиса.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0033B3"/>
              </w:rPr>
              <w:t xml:space="preserve">private val </w:t>
            </w:r>
            <w:r>
              <w:rPr>
                <w:color w:val="871094"/>
              </w:rPr>
              <w:t xml:space="preserve">controllerFoods          </w:t>
            </w:r>
            <w:r>
              <w:rPr>
                <w:color w:val="080808"/>
              </w:rPr>
              <w:t>= CControllerFoods(</w:t>
            </w:r>
            <w:r>
              <w:rPr>
                <w:color w:val="871094"/>
              </w:rPr>
              <w:t>serviceFoods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</w:t>
            </w:r>
            <w:r>
              <w:rPr>
                <w:i/>
                <w:iCs/>
                <w:color w:val="8C8C8C"/>
              </w:rPr>
              <w:t>/*********************************************************************</w:t>
            </w:r>
            <w:r>
              <w:rPr>
                <w:i/>
                <w:iCs/>
                <w:color w:val="8C8C8C"/>
              </w:rPr>
              <w:br/>
              <w:t xml:space="preserve">     * Проверка обработки запроса на удаление еды по идентификатору.  *</w:t>
            </w:r>
            <w:r>
              <w:rPr>
                <w:i/>
                <w:iCs/>
                <w:color w:val="8C8C8C"/>
              </w:rPr>
              <w:br/>
              <w:t xml:space="preserve">     *********************************************************************/</w:t>
            </w:r>
            <w:r>
              <w:rPr>
                <w:i/>
                <w:iCs/>
                <w:color w:val="8C8C8C"/>
              </w:rPr>
              <w:br/>
              <w:t xml:space="preserve">    </w:t>
            </w:r>
            <w:r>
              <w:rPr>
                <w:color w:val="9E880D"/>
              </w:rPr>
              <w:t>@Test</w:t>
            </w:r>
            <w:r>
              <w:rPr>
                <w:color w:val="9E880D"/>
              </w:rPr>
              <w:br/>
              <w:t xml:space="preserve">    </w:t>
            </w:r>
            <w:r>
              <w:rPr>
                <w:color w:val="0033B3"/>
              </w:rPr>
              <w:t xml:space="preserve">fun </w:t>
            </w:r>
            <w:r>
              <w:rPr>
                <w:color w:val="00627A"/>
              </w:rPr>
              <w:t>testDeleteF</w:t>
            </w:r>
            <w:r w:rsidR="00914D0A">
              <w:rPr>
                <w:color w:val="00627A"/>
                <w:lang w:val="en-US"/>
              </w:rPr>
              <w:t>ood</w:t>
            </w:r>
            <w:r>
              <w:rPr>
                <w:color w:val="00627A"/>
              </w:rPr>
              <w:t>sById</w:t>
            </w:r>
            <w:r>
              <w:rPr>
                <w:color w:val="080808"/>
              </w:rPr>
              <w:t>()</w:t>
            </w:r>
            <w:r>
              <w:rPr>
                <w:color w:val="080808"/>
              </w:rPr>
              <w:br/>
              <w:t xml:space="preserve">    {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lastRenderedPageBreak/>
              <w:t xml:space="preserve">        </w:t>
            </w:r>
            <w:r>
              <w:rPr>
                <w:color w:val="0033B3"/>
              </w:rPr>
              <w:t xml:space="preserve">val </w:t>
            </w:r>
            <w:r>
              <w:rPr>
                <w:color w:val="000000"/>
              </w:rPr>
              <w:t xml:space="preserve">id                              </w:t>
            </w:r>
            <w:r>
              <w:rPr>
                <w:color w:val="080808"/>
              </w:rPr>
              <w:t xml:space="preserve">= </w:t>
            </w:r>
            <w:r>
              <w:rPr>
                <w:color w:val="000000"/>
              </w:rPr>
              <w:t>UUID</w:t>
            </w:r>
            <w:r>
              <w:rPr>
                <w:color w:val="080808"/>
              </w:rPr>
              <w:t>.randomUUID()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i/>
                <w:iCs/>
                <w:color w:val="00627A"/>
              </w:rPr>
              <w:t xml:space="preserve">every </w:t>
            </w:r>
            <w:r>
              <w:rPr>
                <w:b/>
                <w:bCs/>
                <w:color w:val="080808"/>
              </w:rPr>
              <w:t>{</w:t>
            </w:r>
            <w:r>
              <w:rPr>
                <w:color w:val="871094"/>
              </w:rPr>
              <w:t>serviceFoods</w:t>
            </w:r>
            <w:r>
              <w:rPr>
                <w:color w:val="080808"/>
              </w:rPr>
              <w:t>.deleteById(</w:t>
            </w:r>
            <w:r>
              <w:rPr>
                <w:color w:val="000000"/>
              </w:rPr>
              <w:t>id</w:t>
            </w:r>
            <w:r>
              <w:rPr>
                <w:color w:val="080808"/>
              </w:rPr>
              <w:t>)</w:t>
            </w:r>
            <w:r>
              <w:rPr>
                <w:b/>
                <w:bCs/>
                <w:color w:val="080808"/>
              </w:rPr>
              <w:t xml:space="preserve">} </w:t>
            </w:r>
            <w:r>
              <w:rPr>
                <w:color w:val="080808"/>
              </w:rPr>
              <w:t xml:space="preserve">returns </w:t>
            </w:r>
            <w:r>
              <w:rPr>
                <w:color w:val="067D17"/>
              </w:rPr>
              <w:t>"Объект удалён"</w:t>
            </w:r>
            <w:r>
              <w:rPr>
                <w:color w:val="067D17"/>
              </w:rPr>
              <w:br/>
            </w:r>
            <w:r>
              <w:rPr>
                <w:color w:val="067D17"/>
              </w:rPr>
              <w:br/>
              <w:t xml:space="preserve">        </w:t>
            </w:r>
            <w:r>
              <w:rPr>
                <w:color w:val="0033B3"/>
              </w:rPr>
              <w:t xml:space="preserve">val </w:t>
            </w:r>
            <w:r>
              <w:rPr>
                <w:color w:val="000000"/>
              </w:rPr>
              <w:t xml:space="preserve">result                          </w:t>
            </w:r>
            <w:r>
              <w:rPr>
                <w:color w:val="080808"/>
              </w:rPr>
              <w:t xml:space="preserve">= </w:t>
            </w:r>
            <w:r>
              <w:rPr>
                <w:color w:val="871094"/>
              </w:rPr>
              <w:t>controllerFoods</w:t>
            </w:r>
            <w:r>
              <w:rPr>
                <w:color w:val="080808"/>
              </w:rPr>
              <w:t>.deleteById(</w:t>
            </w:r>
            <w:r>
              <w:rPr>
                <w:color w:val="000000"/>
              </w:rPr>
              <w:t>id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Assertions</w:t>
            </w:r>
            <w:r>
              <w:rPr>
                <w:color w:val="080808"/>
              </w:rPr>
              <w:t>.assertEquals(</w:t>
            </w:r>
            <w:r>
              <w:rPr>
                <w:color w:val="067D17"/>
              </w:rPr>
              <w:t>"Объект удалён"</w:t>
            </w:r>
            <w:r>
              <w:rPr>
                <w:color w:val="080808"/>
              </w:rPr>
              <w:t xml:space="preserve">, </w:t>
            </w:r>
            <w:r>
              <w:rPr>
                <w:color w:val="000000"/>
              </w:rPr>
              <w:t>result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  <w:t>}</w:t>
            </w:r>
          </w:p>
          <w:p w:rsidR="000B1FC3" w:rsidRDefault="000B1FC3" w:rsidP="00213230">
            <w:pPr>
              <w:pStyle w:val="HTML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C0FAF" w:rsidRPr="002C1DF8" w:rsidRDefault="000C0FAF" w:rsidP="000B1FC3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:rsidR="000C0FAF" w:rsidRDefault="00914D0A" w:rsidP="000C0FAF">
      <w:pPr>
        <w:pStyle w:val="HTML"/>
        <w:keepNext/>
        <w:shd w:val="clear" w:color="auto" w:fill="FFFFFF"/>
        <w:jc w:val="center"/>
      </w:pPr>
      <w:bookmarkStart w:id="17" w:name="_GoBack"/>
      <w:bookmarkEnd w:id="17"/>
      <w:r>
        <w:rPr>
          <w:noProof/>
        </w:rPr>
        <w:drawing>
          <wp:inline distT="0" distB="0" distL="0" distR="0" wp14:anchorId="7E5BEB61" wp14:editId="09D6D81A">
            <wp:extent cx="2886075" cy="1447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C3" w:rsidRPr="000C0FAF" w:rsidRDefault="000C0FAF" w:rsidP="000C0FAF">
      <w:pPr>
        <w:pStyle w:val="afd"/>
        <w:ind w:firstLine="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32</w:t>
        </w:r>
      </w:fldSimple>
      <w:r>
        <w:t xml:space="preserve"> - </w:t>
      </w:r>
      <w:r w:rsidRPr="00932D72">
        <w:t>Проверка</w:t>
      </w:r>
      <w:r>
        <w:t xml:space="preserve"> функционала контроллера еды</w:t>
      </w:r>
    </w:p>
    <w:p w:rsidR="000B1FC3" w:rsidRDefault="000B1FC3" w:rsidP="00213230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0C0FAF" w:rsidRDefault="005A57A9" w:rsidP="000C0FAF">
      <w:pPr>
        <w:pStyle w:val="HTML"/>
        <w:keepNext/>
        <w:shd w:val="clear" w:color="auto" w:fill="FFFFFF"/>
        <w:jc w:val="center"/>
      </w:pPr>
      <w:r>
        <w:rPr>
          <w:noProof/>
        </w:rPr>
        <w:drawing>
          <wp:inline distT="0" distB="0" distL="0" distR="0" wp14:anchorId="7EC138CB" wp14:editId="55ACC393">
            <wp:extent cx="5940425" cy="3021965"/>
            <wp:effectExtent l="0" t="0" r="317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C3" w:rsidRDefault="000C0FAF" w:rsidP="000C0FAF">
      <w:pPr>
        <w:pStyle w:val="afd"/>
        <w:ind w:firstLine="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33</w:t>
        </w:r>
      </w:fldSimple>
      <w:r>
        <w:t xml:space="preserve"> - Создание еды без калорий</w:t>
      </w:r>
    </w:p>
    <w:p w:rsidR="000B1FC3" w:rsidRDefault="000B1FC3" w:rsidP="00213230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0C0FAF" w:rsidRDefault="005A57A9" w:rsidP="000C0FAF">
      <w:pPr>
        <w:pStyle w:val="HTML"/>
        <w:keepNext/>
        <w:shd w:val="clear" w:color="auto" w:fill="FFFFFF"/>
        <w:jc w:val="center"/>
      </w:pPr>
      <w:r>
        <w:rPr>
          <w:noProof/>
        </w:rPr>
        <w:lastRenderedPageBreak/>
        <w:drawing>
          <wp:inline distT="0" distB="0" distL="0" distR="0" wp14:anchorId="5D800D53" wp14:editId="148C19B3">
            <wp:extent cx="5405452" cy="2771775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7261" cy="277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A9" w:rsidRDefault="000C0FAF" w:rsidP="000C0FAF">
      <w:pPr>
        <w:pStyle w:val="afd"/>
        <w:ind w:firstLine="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34</w:t>
        </w:r>
      </w:fldSimple>
      <w:r>
        <w:t xml:space="preserve"> - Проверка созданной еды</w:t>
      </w:r>
    </w:p>
    <w:p w:rsidR="005A57A9" w:rsidRDefault="005A57A9" w:rsidP="00213230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0C0FAF" w:rsidRDefault="005A57A9" w:rsidP="000C0FAF">
      <w:pPr>
        <w:pStyle w:val="HTML"/>
        <w:keepNext/>
        <w:shd w:val="clear" w:color="auto" w:fill="FFFFFF"/>
        <w:jc w:val="center"/>
      </w:pPr>
      <w:r>
        <w:rPr>
          <w:noProof/>
        </w:rPr>
        <w:drawing>
          <wp:inline distT="0" distB="0" distL="0" distR="0" wp14:anchorId="38EED0FD" wp14:editId="3CD45A0B">
            <wp:extent cx="5753100" cy="232706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1240" cy="233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A9" w:rsidRDefault="000C0FAF" w:rsidP="000C0FAF">
      <w:pPr>
        <w:pStyle w:val="afd"/>
        <w:ind w:firstLine="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35</w:t>
        </w:r>
      </w:fldSimple>
      <w:r>
        <w:t xml:space="preserve"> - Изменение данных еды</w:t>
      </w:r>
    </w:p>
    <w:p w:rsidR="005A57A9" w:rsidRDefault="005A57A9" w:rsidP="00213230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0C0FAF" w:rsidRDefault="005A57A9" w:rsidP="000C0FAF">
      <w:pPr>
        <w:pStyle w:val="HTML"/>
        <w:keepNext/>
        <w:shd w:val="clear" w:color="auto" w:fill="FFFFFF"/>
        <w:jc w:val="center"/>
      </w:pPr>
      <w:r>
        <w:rPr>
          <w:noProof/>
        </w:rPr>
        <w:drawing>
          <wp:inline distT="0" distB="0" distL="0" distR="0" wp14:anchorId="1CED1F08" wp14:editId="4FCC3A77">
            <wp:extent cx="5467350" cy="242129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1643" cy="242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A9" w:rsidRDefault="000C0FAF" w:rsidP="000C0FAF">
      <w:pPr>
        <w:pStyle w:val="afd"/>
        <w:ind w:firstLine="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36</w:t>
        </w:r>
      </w:fldSimple>
      <w:r>
        <w:t xml:space="preserve"> - Проверка изменённых данных</w:t>
      </w:r>
    </w:p>
    <w:p w:rsidR="005A57A9" w:rsidRDefault="005A57A9" w:rsidP="00213230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5A57A9" w:rsidRDefault="005A57A9" w:rsidP="00213230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A57A9" w:rsidRDefault="005A57A9" w:rsidP="005A57A9">
      <w:pPr>
        <w:pStyle w:val="10"/>
        <w:ind w:left="0"/>
      </w:pPr>
      <w:bookmarkStart w:id="18" w:name="_Toc130163301"/>
      <w:r w:rsidRPr="005A57A9">
        <w:lastRenderedPageBreak/>
        <w:t>Заключение</w:t>
      </w:r>
      <w:bookmarkEnd w:id="18"/>
    </w:p>
    <w:p w:rsidR="005A57A9" w:rsidRDefault="005A57A9" w:rsidP="002C1DF8">
      <w:r w:rsidRPr="005A57A9">
        <w:t>Разработано 3 основных класса-сущно</w:t>
      </w:r>
      <w:r>
        <w:t>сти и один дополнительный специ</w:t>
      </w:r>
      <w:r w:rsidRPr="005A57A9">
        <w:t>альный интерфейс, позволяющий получить р</w:t>
      </w:r>
      <w:r>
        <w:t>езультаты запроса из СУБД, кото</w:t>
      </w:r>
      <w:r w:rsidRPr="005A57A9">
        <w:t xml:space="preserve">рые не укладываются в основную сущность. Для программного интерфейса разработано 6 классов-контроллеров, для хранения данных 3 класса-репозитория, для обработки логики 10 классов-сервисов. </w:t>
      </w:r>
    </w:p>
    <w:p w:rsidR="005A57A9" w:rsidRDefault="005A57A9" w:rsidP="002C1DF8">
      <w:r w:rsidRPr="005A57A9">
        <w:t>Приложение написано, протестировано,</w:t>
      </w:r>
      <w:r>
        <w:t xml:space="preserve"> решает поставленную задачу пол</w:t>
      </w:r>
      <w:r w:rsidRPr="005A57A9">
        <w:t xml:space="preserve">ностью. Получены знания о существующих </w:t>
      </w:r>
      <w:r w:rsidR="000E695D" w:rsidRPr="005A57A9">
        <w:t>те</w:t>
      </w:r>
      <w:r w:rsidR="000E695D">
        <w:t>хнологиях</w:t>
      </w:r>
      <w:r>
        <w:t xml:space="preserve"> Java для создания крос</w:t>
      </w:r>
      <w:r w:rsidRPr="005A57A9">
        <w:t>сплатформенных микросервисных прилож</w:t>
      </w:r>
      <w:r>
        <w:t>ений, обладающих программным ин</w:t>
      </w:r>
      <w:r w:rsidRPr="005A57A9">
        <w:t>терфейсом API, работающим по протоколу</w:t>
      </w:r>
      <w:r>
        <w:t xml:space="preserve"> HTTP REST, а также новые теоре</w:t>
      </w:r>
      <w:r w:rsidRPr="005A57A9">
        <w:t>тические и практические знания о Postgre SQL, Postman, Junit 5, Spring Framework.</w:t>
      </w:r>
    </w:p>
    <w:p w:rsidR="005A57A9" w:rsidRDefault="005A57A9" w:rsidP="002C1DF8">
      <w:r>
        <w:br w:type="page"/>
      </w:r>
    </w:p>
    <w:p w:rsidR="005A57A9" w:rsidRPr="005A57A9" w:rsidRDefault="005A57A9" w:rsidP="005A57A9">
      <w:pPr>
        <w:pStyle w:val="10"/>
        <w:ind w:left="0"/>
      </w:pPr>
      <w:bookmarkStart w:id="19" w:name="_Toc130163302"/>
      <w:r w:rsidRPr="005A57A9">
        <w:lastRenderedPageBreak/>
        <w:t>Список литературы</w:t>
      </w:r>
      <w:bookmarkEnd w:id="19"/>
    </w:p>
    <w:p w:rsidR="005A57A9" w:rsidRDefault="004E283D" w:rsidP="002C1DF8">
      <w:pPr>
        <w:pStyle w:val="10"/>
        <w:numPr>
          <w:ilvl w:val="0"/>
          <w:numId w:val="20"/>
        </w:numPr>
        <w:ind w:left="425" w:firstLine="851"/>
        <w:jc w:val="both"/>
        <w:rPr>
          <w:rStyle w:val="aa"/>
          <w:b w:val="0"/>
          <w:color w:val="auto"/>
        </w:rPr>
      </w:pPr>
      <w:bookmarkStart w:id="20" w:name="_Toc130163303"/>
      <w:r w:rsidRPr="004E283D">
        <w:rPr>
          <w:b w:val="0"/>
        </w:rPr>
        <w:t>Azure:</w:t>
      </w:r>
      <w:r>
        <w:rPr>
          <w:b w:val="0"/>
        </w:rPr>
        <w:t xml:space="preserve"> Что такое PostgreSQL</w:t>
      </w:r>
      <w:proofErr w:type="gramStart"/>
      <w:r>
        <w:rPr>
          <w:b w:val="0"/>
        </w:rPr>
        <w:t>?</w:t>
      </w:r>
      <w:r w:rsidRPr="004E283D">
        <w:rPr>
          <w:b w:val="0"/>
        </w:rPr>
        <w:t xml:space="preserve"> </w:t>
      </w:r>
      <w:r>
        <w:rPr>
          <w:b w:val="0"/>
        </w:rPr>
        <w:t>:</w:t>
      </w:r>
      <w:proofErr w:type="gramEnd"/>
      <w:r w:rsidRPr="004E283D">
        <w:rPr>
          <w:b w:val="0"/>
        </w:rPr>
        <w:t xml:space="preserve"> [Электронный ресурс]. – </w:t>
      </w:r>
      <w:r w:rsidRPr="004E283D">
        <w:rPr>
          <w:b w:val="0"/>
          <w:lang w:val="en-US"/>
        </w:rPr>
        <w:t>URL</w:t>
      </w:r>
      <w:r w:rsidRPr="004E283D">
        <w:rPr>
          <w:b w:val="0"/>
        </w:rPr>
        <w:t xml:space="preserve">: </w:t>
      </w:r>
      <w:hyperlink r:id="rId44" w:history="1">
        <w:r w:rsidRPr="004E283D">
          <w:rPr>
            <w:rStyle w:val="aa"/>
            <w:b w:val="0"/>
            <w:color w:val="auto"/>
          </w:rPr>
          <w:t>https://azure.microsoft.com/ru-ru/resources/cloud-computing-dictionary/what-is-postgresql/</w:t>
        </w:r>
      </w:hyperlink>
      <w:r w:rsidRPr="004E283D">
        <w:rPr>
          <w:rStyle w:val="aa"/>
          <w:b w:val="0"/>
          <w:color w:val="auto"/>
        </w:rPr>
        <w:t xml:space="preserve"> (</w:t>
      </w:r>
      <w:r>
        <w:rPr>
          <w:rStyle w:val="aa"/>
          <w:b w:val="0"/>
          <w:color w:val="auto"/>
        </w:rPr>
        <w:t>дата обращения: 06.02.2023)</w:t>
      </w:r>
      <w:bookmarkEnd w:id="20"/>
    </w:p>
    <w:p w:rsidR="004E283D" w:rsidRDefault="00341B3D" w:rsidP="002C1DF8">
      <w:pPr>
        <w:pStyle w:val="af4"/>
        <w:numPr>
          <w:ilvl w:val="0"/>
          <w:numId w:val="22"/>
        </w:numPr>
        <w:ind w:left="425" w:firstLine="851"/>
        <w:rPr>
          <w:rStyle w:val="aa"/>
          <w:color w:val="auto"/>
          <w:u w:val="none"/>
        </w:rPr>
      </w:pPr>
      <w:r w:rsidRPr="00A63D24">
        <w:t>Postman API Platform [Электронный ресурс]. – URL:</w:t>
      </w:r>
      <w:r>
        <w:t xml:space="preserve"> </w:t>
      </w:r>
      <w:hyperlink r:id="rId45" w:history="1">
        <w:r w:rsidR="004E283D" w:rsidRPr="00341B3D">
          <w:rPr>
            <w:rStyle w:val="aa"/>
            <w:color w:val="auto"/>
          </w:rPr>
          <w:t>https://www.postman.com/</w:t>
        </w:r>
      </w:hyperlink>
      <w:r w:rsidRPr="00341B3D">
        <w:rPr>
          <w:rStyle w:val="aa"/>
          <w:color w:val="auto"/>
        </w:rPr>
        <w:t xml:space="preserve"> (дата обращения: 06.02.</w:t>
      </w:r>
      <w:r w:rsidRPr="00341B3D">
        <w:rPr>
          <w:rStyle w:val="aa"/>
          <w:color w:val="auto"/>
          <w:u w:val="none"/>
        </w:rPr>
        <w:t>2023)</w:t>
      </w:r>
    </w:p>
    <w:p w:rsidR="00341B3D" w:rsidRDefault="00341B3D" w:rsidP="002C1DF8">
      <w:pPr>
        <w:pStyle w:val="af4"/>
        <w:numPr>
          <w:ilvl w:val="0"/>
          <w:numId w:val="22"/>
        </w:numPr>
        <w:ind w:left="425" w:firstLine="851"/>
        <w:rPr>
          <w:rStyle w:val="aa"/>
          <w:color w:val="auto"/>
          <w:u w:val="none"/>
        </w:rPr>
      </w:pPr>
      <w:r>
        <w:rPr>
          <w:lang w:val="en-US"/>
        </w:rPr>
        <w:t>Habr</w:t>
      </w:r>
      <w:r w:rsidRPr="00341B3D">
        <w:t xml:space="preserve">: Туториал по </w:t>
      </w:r>
      <w:r w:rsidRPr="00341B3D">
        <w:rPr>
          <w:lang w:val="en-US"/>
        </w:rPr>
        <w:t>JUnit</w:t>
      </w:r>
      <w:r w:rsidRPr="00341B3D">
        <w:t xml:space="preserve"> 5 - Введение </w:t>
      </w:r>
      <w:r w:rsidRPr="00A63D24">
        <w:t>[Электронный ресурс]. – URL:</w:t>
      </w:r>
      <w:r>
        <w:t xml:space="preserve"> </w:t>
      </w:r>
      <w:hyperlink r:id="rId46" w:history="1">
        <w:r w:rsidRPr="00341B3D">
          <w:rPr>
            <w:rStyle w:val="aa"/>
            <w:color w:val="auto"/>
            <w:lang w:val="en-US"/>
          </w:rPr>
          <w:t>https</w:t>
        </w:r>
        <w:r w:rsidRPr="00341B3D">
          <w:rPr>
            <w:rStyle w:val="aa"/>
            <w:color w:val="auto"/>
          </w:rPr>
          <w:t>://</w:t>
        </w:r>
        <w:r w:rsidRPr="00341B3D">
          <w:rPr>
            <w:rStyle w:val="aa"/>
            <w:color w:val="auto"/>
            <w:lang w:val="en-US"/>
          </w:rPr>
          <w:t>habr</w:t>
        </w:r>
        <w:r w:rsidRPr="00341B3D">
          <w:rPr>
            <w:rStyle w:val="aa"/>
            <w:color w:val="auto"/>
          </w:rPr>
          <w:t>.</w:t>
        </w:r>
        <w:r w:rsidRPr="00341B3D">
          <w:rPr>
            <w:rStyle w:val="aa"/>
            <w:color w:val="auto"/>
            <w:lang w:val="en-US"/>
          </w:rPr>
          <w:t>com</w:t>
        </w:r>
        <w:r w:rsidRPr="00341B3D">
          <w:rPr>
            <w:rStyle w:val="aa"/>
            <w:color w:val="auto"/>
          </w:rPr>
          <w:t>/</w:t>
        </w:r>
        <w:r w:rsidRPr="00341B3D">
          <w:rPr>
            <w:rStyle w:val="aa"/>
            <w:color w:val="auto"/>
            <w:lang w:val="en-US"/>
          </w:rPr>
          <w:t>ru</w:t>
        </w:r>
        <w:r w:rsidRPr="00341B3D">
          <w:rPr>
            <w:rStyle w:val="aa"/>
            <w:color w:val="auto"/>
          </w:rPr>
          <w:t>/</w:t>
        </w:r>
        <w:r w:rsidRPr="00341B3D">
          <w:rPr>
            <w:rStyle w:val="aa"/>
            <w:color w:val="auto"/>
            <w:lang w:val="en-US"/>
          </w:rPr>
          <w:t>post</w:t>
        </w:r>
        <w:r w:rsidRPr="00341B3D">
          <w:rPr>
            <w:rStyle w:val="aa"/>
            <w:color w:val="auto"/>
          </w:rPr>
          <w:t>/590607/</w:t>
        </w:r>
      </w:hyperlink>
      <w:r w:rsidRPr="00341B3D">
        <w:rPr>
          <w:rStyle w:val="aa"/>
          <w:color w:val="auto"/>
        </w:rPr>
        <w:t xml:space="preserve"> (дата обращения: 06.02.</w:t>
      </w:r>
      <w:r w:rsidRPr="00341B3D">
        <w:rPr>
          <w:rStyle w:val="aa"/>
          <w:color w:val="auto"/>
          <w:u w:val="none"/>
        </w:rPr>
        <w:t>2023)</w:t>
      </w:r>
    </w:p>
    <w:p w:rsidR="00341B3D" w:rsidRDefault="00341B3D" w:rsidP="002C1DF8">
      <w:pPr>
        <w:pStyle w:val="af4"/>
        <w:numPr>
          <w:ilvl w:val="0"/>
          <w:numId w:val="22"/>
        </w:numPr>
        <w:ind w:left="425" w:firstLine="851"/>
        <w:rPr>
          <w:rStyle w:val="aa"/>
          <w:color w:val="auto"/>
          <w:u w:val="none"/>
        </w:rPr>
      </w:pPr>
      <w:r>
        <w:rPr>
          <w:lang w:val="en-US"/>
        </w:rPr>
        <w:t>Habr</w:t>
      </w:r>
      <w:r w:rsidRPr="00341B3D">
        <w:rPr>
          <w:lang w:val="en-US"/>
        </w:rPr>
        <w:t xml:space="preserve">: </w:t>
      </w:r>
      <w:r w:rsidRPr="00341B3D">
        <w:t>Что</w:t>
      </w:r>
      <w:r w:rsidRPr="00341B3D">
        <w:rPr>
          <w:lang w:val="en-US"/>
        </w:rPr>
        <w:t xml:space="preserve"> </w:t>
      </w:r>
      <w:r w:rsidRPr="00341B3D">
        <w:t>такое</w:t>
      </w:r>
      <w:r w:rsidRPr="00341B3D">
        <w:rPr>
          <w:lang w:val="en-US"/>
        </w:rPr>
        <w:t xml:space="preserve"> Spring Framework? </w:t>
      </w:r>
      <w:r w:rsidRPr="00341B3D">
        <w:t xml:space="preserve">От внедрения зависимостей до Web MVC </w:t>
      </w:r>
      <w:r w:rsidRPr="00A63D24">
        <w:t>[Электронный ресурс]. – URL:</w:t>
      </w:r>
      <w:r>
        <w:t xml:space="preserve"> </w:t>
      </w:r>
      <w:hyperlink r:id="rId47" w:history="1">
        <w:r w:rsidRPr="00341B3D">
          <w:rPr>
            <w:rStyle w:val="aa"/>
            <w:color w:val="auto"/>
            <w:lang w:val="en-US"/>
          </w:rPr>
          <w:t>https</w:t>
        </w:r>
        <w:r w:rsidRPr="00341B3D">
          <w:rPr>
            <w:rStyle w:val="aa"/>
            <w:color w:val="auto"/>
          </w:rPr>
          <w:t>://</w:t>
        </w:r>
        <w:r w:rsidRPr="00341B3D">
          <w:rPr>
            <w:rStyle w:val="aa"/>
            <w:color w:val="auto"/>
            <w:lang w:val="en-US"/>
          </w:rPr>
          <w:t>habr</w:t>
        </w:r>
        <w:r w:rsidRPr="00341B3D">
          <w:rPr>
            <w:rStyle w:val="aa"/>
            <w:color w:val="auto"/>
          </w:rPr>
          <w:t>.</w:t>
        </w:r>
        <w:r w:rsidRPr="00341B3D">
          <w:rPr>
            <w:rStyle w:val="aa"/>
            <w:color w:val="auto"/>
            <w:lang w:val="en-US"/>
          </w:rPr>
          <w:t>com</w:t>
        </w:r>
        <w:r w:rsidRPr="00341B3D">
          <w:rPr>
            <w:rStyle w:val="aa"/>
            <w:color w:val="auto"/>
          </w:rPr>
          <w:t>/</w:t>
        </w:r>
        <w:r w:rsidRPr="00341B3D">
          <w:rPr>
            <w:rStyle w:val="aa"/>
            <w:color w:val="auto"/>
            <w:lang w:val="en-US"/>
          </w:rPr>
          <w:t>ru</w:t>
        </w:r>
        <w:r w:rsidRPr="00341B3D">
          <w:rPr>
            <w:rStyle w:val="aa"/>
            <w:color w:val="auto"/>
          </w:rPr>
          <w:t>/</w:t>
        </w:r>
        <w:r w:rsidRPr="00341B3D">
          <w:rPr>
            <w:rStyle w:val="aa"/>
            <w:color w:val="auto"/>
            <w:lang w:val="en-US"/>
          </w:rPr>
          <w:t>post</w:t>
        </w:r>
        <w:r w:rsidRPr="00341B3D">
          <w:rPr>
            <w:rStyle w:val="aa"/>
            <w:color w:val="auto"/>
          </w:rPr>
          <w:t>/490586/</w:t>
        </w:r>
      </w:hyperlink>
      <w:r w:rsidRPr="00341B3D">
        <w:rPr>
          <w:rStyle w:val="aa"/>
          <w:color w:val="auto"/>
        </w:rPr>
        <w:t xml:space="preserve"> (дата обращения: 06.02.</w:t>
      </w:r>
      <w:r w:rsidRPr="00341B3D">
        <w:rPr>
          <w:rStyle w:val="aa"/>
          <w:color w:val="auto"/>
          <w:u w:val="none"/>
        </w:rPr>
        <w:t>2023)</w:t>
      </w:r>
    </w:p>
    <w:p w:rsidR="00341B3D" w:rsidRDefault="00341B3D" w:rsidP="00341B3D">
      <w:pPr>
        <w:pStyle w:val="af4"/>
        <w:ind w:left="0" w:firstLine="0"/>
      </w:pPr>
      <w:r>
        <w:br w:type="page"/>
      </w:r>
    </w:p>
    <w:p w:rsidR="00341B3D" w:rsidRDefault="00341B3D" w:rsidP="00341B3D">
      <w:pPr>
        <w:pStyle w:val="af4"/>
        <w:ind w:left="0" w:firstLine="0"/>
        <w:jc w:val="center"/>
        <w:rPr>
          <w:b/>
        </w:rPr>
      </w:pPr>
      <w:r w:rsidRPr="00341B3D">
        <w:rPr>
          <w:b/>
        </w:rPr>
        <w:lastRenderedPageBreak/>
        <w:t>Приложение</w:t>
      </w:r>
      <w:r w:rsidR="00E11E81">
        <w:rPr>
          <w:b/>
        </w:rPr>
        <w:t xml:space="preserve"> </w:t>
      </w:r>
      <w:r>
        <w:rPr>
          <w:b/>
        </w:rPr>
        <w:t>(Без тестов)</w:t>
      </w:r>
    </w:p>
    <w:p w:rsidR="00341B3D" w:rsidRDefault="00341B3D" w:rsidP="00341B3D">
      <w:pPr>
        <w:pStyle w:val="af4"/>
        <w:ind w:left="0" w:firstLine="0"/>
        <w:jc w:val="left"/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341B3D" w:rsidTr="00341B3D">
        <w:tc>
          <w:tcPr>
            <w:tcW w:w="9345" w:type="dxa"/>
          </w:tcPr>
          <w:p w:rsidR="00341B3D" w:rsidRPr="00341B3D" w:rsidRDefault="00341B3D" w:rsidP="00990524">
            <w:pPr>
              <w:pStyle w:val="af4"/>
              <w:ind w:left="0" w:firstLine="0"/>
              <w:jc w:val="center"/>
              <w:rPr>
                <w:i/>
                <w:sz w:val="24"/>
              </w:rPr>
            </w:pPr>
            <w:r w:rsidRPr="00341B3D">
              <w:rPr>
                <w:i/>
                <w:sz w:val="24"/>
              </w:rPr>
              <w:t>Листинг 9</w:t>
            </w:r>
            <w:r>
              <w:rPr>
                <w:i/>
                <w:sz w:val="24"/>
              </w:rPr>
              <w:t xml:space="preserve"> </w:t>
            </w:r>
            <w:r w:rsidRPr="00341B3D">
              <w:rPr>
                <w:i/>
                <w:sz w:val="24"/>
              </w:rPr>
              <w:t xml:space="preserve"> – </w:t>
            </w:r>
            <w:r w:rsidR="002C1DF8" w:rsidRPr="002C1DF8">
              <w:rPr>
                <w:i/>
                <w:sz w:val="24"/>
              </w:rPr>
              <w:t>CControllerAdvice</w:t>
            </w:r>
          </w:p>
        </w:tc>
      </w:tr>
      <w:tr w:rsidR="00341B3D" w:rsidRPr="00951303" w:rsidTr="00341B3D">
        <w:tc>
          <w:tcPr>
            <w:tcW w:w="9345" w:type="dxa"/>
          </w:tcPr>
          <w:p w:rsidR="00341B3D" w:rsidRPr="00573A9D" w:rsidRDefault="00573A9D" w:rsidP="009513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package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ru.psu.java.laba2.makmikcro.controllers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org.springframework.http.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HttpHeaders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org.springframework.http.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HttpStatus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org.springframework.http.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ResponseEntity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org.springframework.web.bind.annotation.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ControllerAdvice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org.springframework.web.bind.annotation.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ExceptionHandler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org.springframework.web.context.request.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WebRequest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org.springframework.web.servlet.mvc.method.annotation.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ResponseEntityExceptionHandler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@ControllerAdvice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//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обработка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исключений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class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CControllerAdvice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: ResponseEntityExceptionHandler() {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@ExceptionHandler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value = [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IllegalArgumentException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::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class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,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IllegalStateException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::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class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]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protected fun </w:t>
            </w:r>
            <w:r w:rsidRPr="00573A9D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handleConfloct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ex: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RuntimeException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?, request: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WebRequest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?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):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ResponseEntity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&lt;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Any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&gt;{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bodyOfResponse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= 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""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return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handleExceptionInternal(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    ex!!,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bodyOfResponse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,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    HttpHeaders(),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HttpStatus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</w:t>
            </w:r>
            <w:r w:rsidRPr="00573A9D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  <w:lang w:val="en-US"/>
              </w:rPr>
              <w:t>CONFLICT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, request!!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:rsidR="00341B3D" w:rsidRPr="00951303" w:rsidRDefault="00341B3D" w:rsidP="00341B3D">
      <w:pPr>
        <w:pStyle w:val="af4"/>
        <w:ind w:left="0" w:firstLine="0"/>
        <w:jc w:val="left"/>
        <w:rPr>
          <w:lang w:val="en-US"/>
        </w:rPr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341B3D" w:rsidRPr="00341B3D" w:rsidTr="00E11E81">
        <w:tc>
          <w:tcPr>
            <w:tcW w:w="9345" w:type="dxa"/>
          </w:tcPr>
          <w:p w:rsidR="00341B3D" w:rsidRPr="00341B3D" w:rsidRDefault="00341B3D" w:rsidP="00990524">
            <w:pPr>
              <w:pStyle w:val="af4"/>
              <w:ind w:left="0" w:firstLine="0"/>
              <w:jc w:val="center"/>
              <w:rPr>
                <w:i/>
                <w:sz w:val="24"/>
              </w:rPr>
            </w:pPr>
            <w:r w:rsidRPr="00341B3D">
              <w:rPr>
                <w:i/>
                <w:sz w:val="24"/>
              </w:rPr>
              <w:t>Листинг</w:t>
            </w:r>
            <w:r>
              <w:rPr>
                <w:i/>
                <w:sz w:val="24"/>
              </w:rPr>
              <w:t xml:space="preserve"> 10 </w:t>
            </w:r>
            <w:r w:rsidRPr="00341B3D">
              <w:rPr>
                <w:i/>
                <w:sz w:val="24"/>
              </w:rPr>
              <w:t xml:space="preserve"> – </w:t>
            </w:r>
            <w:r w:rsidR="002C1DF8" w:rsidRPr="002C1DF8">
              <w:rPr>
                <w:i/>
                <w:sz w:val="24"/>
              </w:rPr>
              <w:t>CControllerDates</w:t>
            </w:r>
          </w:p>
        </w:tc>
      </w:tr>
      <w:tr w:rsidR="00341B3D" w:rsidTr="00E11E81">
        <w:tc>
          <w:tcPr>
            <w:tcW w:w="9345" w:type="dxa"/>
          </w:tcPr>
          <w:p w:rsidR="00341B3D" w:rsidRPr="00951303" w:rsidRDefault="00951303" w:rsidP="009513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95130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ru.psu.java.laba2.makmikcro.controllers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95130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org.springframework.web.bind.annotation.*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95130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951303">
              <w:rPr>
                <w:rFonts w:ascii="Courier New" w:hAnsi="Courier New" w:cs="Courier New"/>
                <w:color w:val="000000"/>
                <w:sz w:val="20"/>
                <w:szCs w:val="20"/>
              </w:rPr>
              <w:t>CDate</w:t>
            </w:r>
            <w:r w:rsidRPr="00951303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95130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951303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951303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95130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ru.psu.java.laba2.makmikcro.services.</w:t>
            </w:r>
            <w:r w:rsidRPr="00951303">
              <w:rPr>
                <w:rFonts w:ascii="Courier New" w:hAnsi="Courier New" w:cs="Courier New"/>
                <w:color w:val="000000"/>
                <w:sz w:val="20"/>
                <w:szCs w:val="20"/>
              </w:rPr>
              <w:t>IServiceDates</w:t>
            </w:r>
            <w:r w:rsidRPr="00951303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95130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java.util.*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Контроллер REST запросов к справочнику дат.       *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@author Макарова П.Ф. 12.03.2023.                 *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*****************************************************/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951303">
              <w:rPr>
                <w:rFonts w:ascii="Courier New" w:hAnsi="Courier New" w:cs="Courier New"/>
                <w:color w:val="9E880D"/>
                <w:sz w:val="20"/>
                <w:szCs w:val="20"/>
              </w:rPr>
              <w:t>@RestController</w:t>
            </w:r>
            <w:r w:rsidRPr="00951303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>@RequestMapping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951303">
              <w:rPr>
                <w:rFonts w:ascii="Courier New" w:hAnsi="Courier New" w:cs="Courier New"/>
                <w:color w:val="067D17"/>
                <w:sz w:val="20"/>
                <w:szCs w:val="20"/>
              </w:rPr>
              <w:t>"/dates"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//Относительный путь, по которому должны поступать запросы.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95130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class </w:t>
            </w:r>
            <w:r w:rsidRPr="00951303">
              <w:rPr>
                <w:rFonts w:ascii="Courier New" w:hAnsi="Courier New" w:cs="Courier New"/>
                <w:color w:val="000000"/>
                <w:sz w:val="20"/>
                <w:szCs w:val="20"/>
              </w:rPr>
              <w:t>CControllerDates</w:t>
            </w:r>
            <w:r w:rsidRPr="00951303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/******************************************************************************************************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>* Конструктор.                                                                                        *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* @param </w:t>
            </w:r>
            <w:r w:rsidRPr="00951303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serviceDates 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сервис с логикой для работы со списком дат (устанавливается Spring-ом)        *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>****************************************************************************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lastRenderedPageBreak/>
              <w:t>***************************/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95130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var </w:t>
            </w:r>
            <w:r w:rsidRPr="00951303"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serviceDates                        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951303">
              <w:rPr>
                <w:rFonts w:ascii="Courier New" w:hAnsi="Courier New" w:cs="Courier New"/>
                <w:color w:val="000000"/>
                <w:sz w:val="20"/>
                <w:szCs w:val="20"/>
              </w:rPr>
              <w:t>IServiceDates</w:t>
            </w:r>
            <w:r w:rsidRPr="00951303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Создание/изменение дат.                           *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951303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date 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данные дат.                         *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*****************************************************/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951303">
              <w:rPr>
                <w:rFonts w:ascii="Courier New" w:hAnsi="Courier New" w:cs="Courier New"/>
                <w:color w:val="9E880D"/>
                <w:sz w:val="20"/>
                <w:szCs w:val="20"/>
              </w:rPr>
              <w:t>@PostMapping</w:t>
            </w:r>
            <w:r w:rsidRPr="00951303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95130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951303">
              <w:rPr>
                <w:rFonts w:ascii="Courier New" w:hAnsi="Courier New" w:cs="Courier New"/>
                <w:color w:val="00627A"/>
                <w:sz w:val="20"/>
                <w:szCs w:val="20"/>
              </w:rPr>
              <w:t>save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951303">
              <w:rPr>
                <w:rFonts w:ascii="Courier New" w:hAnsi="Courier New" w:cs="Courier New"/>
                <w:color w:val="9E880D"/>
                <w:sz w:val="20"/>
                <w:szCs w:val="20"/>
              </w:rPr>
              <w:t xml:space="preserve">@RequestBody 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date: </w:t>
            </w:r>
            <w:r w:rsidRPr="00951303">
              <w:rPr>
                <w:rFonts w:ascii="Courier New" w:hAnsi="Courier New" w:cs="Courier New"/>
                <w:color w:val="000000"/>
                <w:sz w:val="20"/>
                <w:szCs w:val="20"/>
              </w:rPr>
              <w:t>CDate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): </w:t>
            </w:r>
            <w:r w:rsidRPr="00951303"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? 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//создание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951303">
              <w:rPr>
                <w:rFonts w:ascii="Courier New" w:hAnsi="Courier New" w:cs="Courier New"/>
                <w:color w:val="871094"/>
                <w:sz w:val="20"/>
                <w:szCs w:val="20"/>
              </w:rPr>
              <w:t>serviceDates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.save(date)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95130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951303">
              <w:rPr>
                <w:rFonts w:ascii="Courier New" w:hAnsi="Courier New" w:cs="Courier New"/>
                <w:color w:val="067D17"/>
                <w:sz w:val="20"/>
                <w:szCs w:val="20"/>
              </w:rPr>
              <w:t>"Дата добавлена"</w:t>
            </w:r>
            <w:r w:rsidRPr="00951303"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951303">
              <w:rPr>
                <w:rFonts w:ascii="Courier New" w:hAnsi="Courier New" w:cs="Courier New"/>
                <w:color w:val="9E880D"/>
                <w:sz w:val="20"/>
                <w:szCs w:val="20"/>
              </w:rPr>
              <w:t>@GetMapping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(params = [</w:t>
            </w:r>
            <w:r w:rsidRPr="00951303">
              <w:rPr>
                <w:rFonts w:ascii="Courier New" w:hAnsi="Courier New" w:cs="Courier New"/>
                <w:color w:val="067D17"/>
                <w:sz w:val="20"/>
                <w:szCs w:val="20"/>
              </w:rPr>
              <w:t>"id"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])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//поиск по id</w:t>
            </w:r>
            <w:r w:rsidRPr="0095130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95130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951303">
              <w:rPr>
                <w:rFonts w:ascii="Courier New" w:hAnsi="Courier New" w:cs="Courier New"/>
                <w:color w:val="00627A"/>
                <w:sz w:val="20"/>
                <w:szCs w:val="20"/>
              </w:rPr>
              <w:t>getAllByDateId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951303">
              <w:rPr>
                <w:rFonts w:ascii="Courier New" w:hAnsi="Courier New" w:cs="Courier New"/>
                <w:color w:val="9E880D"/>
                <w:sz w:val="20"/>
                <w:szCs w:val="20"/>
              </w:rPr>
              <w:t xml:space="preserve">@RequestParam 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id: </w:t>
            </w:r>
            <w:r w:rsidRPr="00951303">
              <w:rPr>
                <w:rFonts w:ascii="Courier New" w:hAnsi="Courier New" w:cs="Courier New"/>
                <w:color w:val="000000"/>
                <w:sz w:val="20"/>
                <w:szCs w:val="20"/>
              </w:rPr>
              <w:t>UUID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): </w:t>
            </w:r>
            <w:r w:rsidRPr="00951303"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951303">
              <w:rPr>
                <w:rFonts w:ascii="Courier New" w:hAnsi="Courier New" w:cs="Courier New"/>
                <w:color w:val="000000"/>
                <w:sz w:val="20"/>
                <w:szCs w:val="20"/>
              </w:rPr>
              <w:t>CDate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95130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951303">
              <w:rPr>
                <w:rFonts w:ascii="Courier New" w:hAnsi="Courier New" w:cs="Courier New"/>
                <w:color w:val="871094"/>
                <w:sz w:val="20"/>
                <w:szCs w:val="20"/>
              </w:rPr>
              <w:t>serviceDates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.getAllByDateId(id)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951303">
              <w:rPr>
                <w:rFonts w:ascii="Courier New" w:hAnsi="Courier New" w:cs="Courier New"/>
                <w:color w:val="9E880D"/>
                <w:sz w:val="20"/>
                <w:szCs w:val="20"/>
              </w:rPr>
              <w:t>@GetMapping</w:t>
            </w:r>
            <w:r w:rsidRPr="00951303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95130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951303">
              <w:rPr>
                <w:rFonts w:ascii="Courier New" w:hAnsi="Courier New" w:cs="Courier New"/>
                <w:color w:val="00627A"/>
                <w:sz w:val="20"/>
                <w:szCs w:val="20"/>
              </w:rPr>
              <w:t>getAll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()                              : </w:t>
            </w:r>
            <w:r w:rsidRPr="00951303"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951303">
              <w:rPr>
                <w:rFonts w:ascii="Courier New" w:hAnsi="Courier New" w:cs="Courier New"/>
                <w:color w:val="000000"/>
                <w:sz w:val="20"/>
                <w:szCs w:val="20"/>
              </w:rPr>
              <w:t>CDate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95130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951303">
              <w:rPr>
                <w:rFonts w:ascii="Courier New" w:hAnsi="Courier New" w:cs="Courier New"/>
                <w:color w:val="871094"/>
                <w:sz w:val="20"/>
                <w:szCs w:val="20"/>
              </w:rPr>
              <w:t>serviceDates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t>.getAllDates()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95130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:rsidR="00341B3D" w:rsidRDefault="00341B3D" w:rsidP="00341B3D">
      <w:pPr>
        <w:pStyle w:val="af4"/>
        <w:ind w:left="0" w:firstLine="0"/>
        <w:jc w:val="left"/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341B3D" w:rsidRPr="00341B3D" w:rsidTr="00E11E81">
        <w:tc>
          <w:tcPr>
            <w:tcW w:w="9345" w:type="dxa"/>
          </w:tcPr>
          <w:p w:rsidR="00341B3D" w:rsidRPr="00341B3D" w:rsidRDefault="00341B3D" w:rsidP="00990524">
            <w:pPr>
              <w:pStyle w:val="af4"/>
              <w:ind w:left="0" w:firstLine="0"/>
              <w:jc w:val="center"/>
              <w:rPr>
                <w:i/>
                <w:sz w:val="24"/>
              </w:rPr>
            </w:pPr>
            <w:r w:rsidRPr="00341B3D">
              <w:rPr>
                <w:i/>
                <w:sz w:val="24"/>
              </w:rPr>
              <w:t>Листинг</w:t>
            </w:r>
            <w:r>
              <w:rPr>
                <w:i/>
                <w:sz w:val="24"/>
              </w:rPr>
              <w:t xml:space="preserve"> 11 </w:t>
            </w:r>
            <w:r w:rsidRPr="00341B3D">
              <w:rPr>
                <w:i/>
                <w:sz w:val="24"/>
              </w:rPr>
              <w:t xml:space="preserve">– </w:t>
            </w:r>
            <w:r w:rsidR="002C1DF8" w:rsidRPr="002C1DF8">
              <w:rPr>
                <w:i/>
                <w:sz w:val="24"/>
              </w:rPr>
              <w:t>CControllerDownload</w:t>
            </w:r>
          </w:p>
        </w:tc>
      </w:tr>
      <w:tr w:rsidR="00341B3D" w:rsidRPr="00962CE9" w:rsidTr="00E11E81">
        <w:tc>
          <w:tcPr>
            <w:tcW w:w="9345" w:type="dxa"/>
          </w:tcPr>
          <w:p w:rsidR="00341B3D" w:rsidRPr="00951303" w:rsidRDefault="00573A9D" w:rsidP="009513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</w:pP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ru.psu.java.laba2.makmikcro.controllers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org.springframework.web.bind.annotation.*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ru.psu.java.laba2.makmikcro.services.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IServiceWord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javax.servlet.http.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HttpServletResponse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Контроллер REST запросов для формирования аналитического отчёта. 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* @author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Макарова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П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Ф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 12.03.2023.                                 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*********************************************************************/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@RestController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br/>
              <w:t>@RequestMapping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"/download"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class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CControllerDownload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573A9D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serviceWord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IServiceWord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 {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@GetMapping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"/"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fun </w:t>
            </w:r>
            <w:r w:rsidRPr="00573A9D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getFile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response: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HttpServletResponse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 {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serviceWord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.downloadWord(response)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}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>}</w:t>
            </w:r>
          </w:p>
        </w:tc>
      </w:tr>
    </w:tbl>
    <w:p w:rsidR="00341B3D" w:rsidRPr="00951303" w:rsidRDefault="00341B3D" w:rsidP="00341B3D">
      <w:pPr>
        <w:pStyle w:val="af4"/>
        <w:ind w:left="0" w:firstLine="0"/>
        <w:jc w:val="left"/>
        <w:rPr>
          <w:lang w:val="en-US"/>
        </w:rPr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341B3D" w:rsidRPr="00341B3D" w:rsidTr="00E11E81">
        <w:tc>
          <w:tcPr>
            <w:tcW w:w="9345" w:type="dxa"/>
          </w:tcPr>
          <w:p w:rsidR="00341B3D" w:rsidRPr="00341B3D" w:rsidRDefault="00341B3D" w:rsidP="00990524">
            <w:pPr>
              <w:pStyle w:val="af4"/>
              <w:ind w:left="0" w:firstLine="0"/>
              <w:jc w:val="center"/>
              <w:rPr>
                <w:i/>
                <w:sz w:val="24"/>
              </w:rPr>
            </w:pPr>
            <w:r w:rsidRPr="00341B3D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 xml:space="preserve">12 </w:t>
            </w:r>
            <w:r w:rsidRPr="00341B3D">
              <w:rPr>
                <w:i/>
                <w:sz w:val="24"/>
              </w:rPr>
              <w:t xml:space="preserve"> – </w:t>
            </w:r>
            <w:r w:rsidR="002C1DF8" w:rsidRPr="002C1DF8">
              <w:rPr>
                <w:i/>
                <w:sz w:val="24"/>
              </w:rPr>
              <w:t>CControllerFoods</w:t>
            </w:r>
          </w:p>
        </w:tc>
      </w:tr>
      <w:tr w:rsidR="00341B3D" w:rsidTr="00E11E81">
        <w:tc>
          <w:tcPr>
            <w:tcW w:w="9345" w:type="dxa"/>
          </w:tcPr>
          <w:p w:rsidR="00341B3D" w:rsidRPr="00573A9D" w:rsidRDefault="00573A9D" w:rsidP="00573A9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ru.psu.java.laba2.makmikcro.controllers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org.springframework.http.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ResponseEntity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org.springframework.web.bind.annotation.*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IDateWithCounter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lastRenderedPageBreak/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ru.psu.java.laba2.makmikcro.services.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IServiceFoods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java.util.*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Контроллер REST запросов к справочнику еды.       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@author Макарова П.Ф. 12.03.2023.                 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*****************************************************/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t>@RestController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>@RequestMapping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</w:rPr>
              <w:t>"/foods"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//Относительный путь, по которому должны поступать запросы.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class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CControllerFoods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/********************************************************************************************************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Конструктор.                                                                                         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@param </w:t>
            </w:r>
            <w:r w:rsidRPr="00573A9D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serviceFoods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сервис с логикой для работы со списком еды (устанавливается Spring-ом)*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*******************************************************************************************************/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val </w:t>
            </w:r>
            <w:r w:rsidRPr="00573A9D"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serviceFoods                    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IServiceFoods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{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/****************************************************************************************************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Список всей еды.                                                                           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***************************************************************************************************/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t>@GetMapping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573A9D">
              <w:rPr>
                <w:rFonts w:ascii="Courier New" w:hAnsi="Courier New" w:cs="Courier New"/>
                <w:color w:val="00627A"/>
                <w:sz w:val="20"/>
                <w:szCs w:val="20"/>
              </w:rPr>
              <w:t>getAll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()                            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Iterable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573A9D">
              <w:rPr>
                <w:rFonts w:ascii="Courier New" w:hAnsi="Courier New" w:cs="Courier New"/>
                <w:color w:val="871094"/>
                <w:sz w:val="20"/>
                <w:szCs w:val="20"/>
              </w:rPr>
              <w:t>serviceFoods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.getAll()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/****************************************************************************************************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Поиск еды по идентификатору.                                                                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573A9D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id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идентификатор еды для поиска в формате UUID.                                    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***************************************************************************************************/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t>@GetMapping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//Этой строкой говорим, что метод вызывать только тогда,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//когда в параметрах запроса есть параметр id.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params                              = [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</w:rPr>
              <w:t>"id"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]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573A9D">
              <w:rPr>
                <w:rFonts w:ascii="Courier New" w:hAnsi="Courier New" w:cs="Courier New"/>
                <w:color w:val="00627A"/>
                <w:sz w:val="20"/>
                <w:szCs w:val="20"/>
              </w:rPr>
              <w:t>getById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//Значение перменной id заполняется содержимым из параметра запроса id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t xml:space="preserve">@RequestParam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id: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UUID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              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ResponseEntity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573A9D">
              <w:rPr>
                <w:rFonts w:ascii="Courier New" w:hAnsi="Courier New" w:cs="Courier New"/>
                <w:color w:val="871094"/>
                <w:sz w:val="20"/>
                <w:szCs w:val="20"/>
              </w:rPr>
              <w:t>serviceFoods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.getById(id)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Поиск еды по названию.                                    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573A9D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name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- название еды для поиска в формате String.   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*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*************************************************************/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lastRenderedPageBreak/>
              <w:t xml:space="preserve">    </w:t>
            </w:r>
            <w:r w:rsidRPr="000E695D">
              <w:rPr>
                <w:rFonts w:ascii="Courier New" w:hAnsi="Courier New" w:cs="Courier New"/>
                <w:color w:val="9E880D"/>
                <w:sz w:val="20"/>
                <w:szCs w:val="20"/>
              </w:rPr>
              <w:t>@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GetMapping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params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[</w:t>
            </w:r>
            <w:r w:rsidRPr="000E695D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name</w:t>
            </w:r>
            <w:r w:rsidRPr="000E695D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])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fun</w:t>
            </w:r>
            <w:r w:rsidRPr="000E695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r w:rsidRPr="00573A9D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getByName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0E695D">
              <w:rPr>
                <w:rFonts w:ascii="Courier New" w:hAnsi="Courier New" w:cs="Courier New"/>
                <w:color w:val="9E880D"/>
                <w:sz w:val="20"/>
                <w:szCs w:val="20"/>
              </w:rPr>
              <w:t>@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RequestParam</w:t>
            </w:r>
            <w:r w:rsidRPr="000E695D">
              <w:rPr>
                <w:rFonts w:ascii="Courier New" w:hAnsi="Courier New" w:cs="Courier New"/>
                <w:color w:val="9E880D"/>
                <w:sz w:val="20"/>
                <w:szCs w:val="20"/>
              </w:rPr>
              <w:t xml:space="preserve">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name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String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Iterable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CFood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return</w:t>
            </w:r>
            <w:r w:rsidRPr="000E695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r w:rsidRPr="00573A9D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serviceFoods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getByName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name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Поиск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еды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по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калориям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.                                    *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param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</w:t>
            </w:r>
            <w:r w:rsidRPr="00573A9D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  <w:lang w:val="en-US"/>
              </w:rPr>
              <w:t>kal</w:t>
            </w:r>
            <w:r w:rsidRPr="000E695D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 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-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калории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еды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для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поиска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в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формате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Double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.     *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*************************************************************/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0E695D">
              <w:rPr>
                <w:rFonts w:ascii="Courier New" w:hAnsi="Courier New" w:cs="Courier New"/>
                <w:color w:val="9E880D"/>
                <w:sz w:val="20"/>
                <w:szCs w:val="20"/>
              </w:rPr>
              <w:t>@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GetMapping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params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[</w:t>
            </w:r>
            <w:r w:rsidRPr="000E695D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kal</w:t>
            </w:r>
            <w:r w:rsidRPr="000E695D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])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fun</w:t>
            </w:r>
            <w:r w:rsidRPr="000E695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r w:rsidRPr="00573A9D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getByKal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0E695D">
              <w:rPr>
                <w:rFonts w:ascii="Courier New" w:hAnsi="Courier New" w:cs="Courier New"/>
                <w:color w:val="9E880D"/>
                <w:sz w:val="20"/>
                <w:szCs w:val="20"/>
              </w:rPr>
              <w:t>@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RequestParam</w:t>
            </w:r>
            <w:r w:rsidRPr="000E695D">
              <w:rPr>
                <w:rFonts w:ascii="Courier New" w:hAnsi="Courier New" w:cs="Courier New"/>
                <w:color w:val="9E880D"/>
                <w:sz w:val="20"/>
                <w:szCs w:val="20"/>
              </w:rPr>
              <w:t xml:space="preserve">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kal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Double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Iterable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CFood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return</w:t>
            </w:r>
            <w:r w:rsidRPr="000E695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r w:rsidRPr="00573A9D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serviceFoods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getByKal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kal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Создание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изменение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еды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.                         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573A9D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food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данные еды.                        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*****************************************************/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t>@PostMapping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573A9D">
              <w:rPr>
                <w:rFonts w:ascii="Courier New" w:hAnsi="Courier New" w:cs="Courier New"/>
                <w:color w:val="00627A"/>
                <w:sz w:val="20"/>
                <w:szCs w:val="20"/>
              </w:rPr>
              <w:t>save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//Данные даты должны быть в теле запроса.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 xml:space="preserve">@RequestBody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food: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CFood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) 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String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?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{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serviceFoods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.save(food)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return 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</w:rPr>
              <w:t>Еда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 xml:space="preserve"> 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</w:rPr>
              <w:t>добавлена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}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/*****************************************************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Удаление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еды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.                                   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573A9D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food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данные еды.                        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*****************************************************/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t>@DeleteMapping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573A9D">
              <w:rPr>
                <w:rFonts w:ascii="Courier New" w:hAnsi="Courier New" w:cs="Courier New"/>
                <w:color w:val="00627A"/>
                <w:sz w:val="20"/>
                <w:szCs w:val="20"/>
              </w:rPr>
              <w:t>delete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//Данные даты должны быть в теле запроса.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t xml:space="preserve">@RequestBody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food: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?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871094"/>
                <w:sz w:val="20"/>
                <w:szCs w:val="20"/>
              </w:rPr>
              <w:t>serviceFoods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.delete(food)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</w:rPr>
              <w:t>"Еда удалена"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Удаление еды по идентификатору.                  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573A9D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id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идентификатор еды для удаления.      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*****************************************************/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t>@DeleteMapping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(params= [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</w:rPr>
              <w:t>"id"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])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573A9D">
              <w:rPr>
                <w:rFonts w:ascii="Courier New" w:hAnsi="Courier New" w:cs="Courier New"/>
                <w:color w:val="00627A"/>
                <w:sz w:val="20"/>
                <w:szCs w:val="20"/>
              </w:rPr>
              <w:t>deleteById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t xml:space="preserve">@RequestParam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id: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UUID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?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573A9D">
              <w:rPr>
                <w:rFonts w:ascii="Courier New" w:hAnsi="Courier New" w:cs="Courier New"/>
                <w:color w:val="871094"/>
                <w:sz w:val="20"/>
                <w:szCs w:val="20"/>
              </w:rPr>
              <w:t>serviceFoods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.deleteById(id)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//Список дней с максимальным количеством еды (меньше 400 каллорий) и количество этих еды.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t>@GetMapping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(path = [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</w:rPr>
              <w:t>"/dates/kal"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])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573A9D">
              <w:rPr>
                <w:rFonts w:ascii="Courier New" w:hAnsi="Courier New" w:cs="Courier New"/>
                <w:color w:val="00627A"/>
                <w:sz w:val="20"/>
                <w:szCs w:val="20"/>
              </w:rPr>
              <w:t>getWithMaxProblems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() 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IDateWithCounter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573A9D">
              <w:rPr>
                <w:rFonts w:ascii="Courier New" w:hAnsi="Courier New" w:cs="Courier New"/>
                <w:color w:val="871094"/>
                <w:sz w:val="20"/>
                <w:szCs w:val="20"/>
              </w:rPr>
              <w:t>serviceFoods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.getWithMaxFoods()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получить списки дат по названию("Бананы")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t>@GetMapping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(path = [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</w:rPr>
              <w:t>"/DayN"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])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573A9D">
              <w:rPr>
                <w:rFonts w:ascii="Courier New" w:hAnsi="Courier New" w:cs="Courier New"/>
                <w:color w:val="00627A"/>
                <w:sz w:val="20"/>
                <w:szCs w:val="20"/>
              </w:rPr>
              <w:t>getByDayN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() 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Iterable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573A9D">
              <w:rPr>
                <w:rFonts w:ascii="Courier New" w:hAnsi="Courier New" w:cs="Courier New"/>
                <w:color w:val="871094"/>
                <w:sz w:val="20"/>
                <w:szCs w:val="20"/>
              </w:rPr>
              <w:t>serviceFoods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.getByDayN()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:rsidR="00341B3D" w:rsidRDefault="00341B3D" w:rsidP="00341B3D">
      <w:pPr>
        <w:pStyle w:val="af4"/>
        <w:ind w:left="0" w:firstLine="0"/>
        <w:jc w:val="left"/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341B3D" w:rsidRPr="00341B3D" w:rsidTr="00E11E81">
        <w:tc>
          <w:tcPr>
            <w:tcW w:w="9345" w:type="dxa"/>
          </w:tcPr>
          <w:p w:rsidR="00341B3D" w:rsidRPr="00341B3D" w:rsidRDefault="00341B3D" w:rsidP="00990524">
            <w:pPr>
              <w:pStyle w:val="af4"/>
              <w:ind w:left="0" w:firstLine="0"/>
              <w:jc w:val="center"/>
              <w:rPr>
                <w:i/>
                <w:sz w:val="24"/>
              </w:rPr>
            </w:pPr>
            <w:r w:rsidRPr="00341B3D">
              <w:rPr>
                <w:i/>
                <w:sz w:val="24"/>
              </w:rPr>
              <w:lastRenderedPageBreak/>
              <w:t xml:space="preserve">Листинг </w:t>
            </w:r>
            <w:r>
              <w:rPr>
                <w:i/>
                <w:sz w:val="24"/>
              </w:rPr>
              <w:t xml:space="preserve">13 </w:t>
            </w:r>
            <w:r w:rsidRPr="00341B3D">
              <w:rPr>
                <w:i/>
                <w:sz w:val="24"/>
              </w:rPr>
              <w:t xml:space="preserve"> – </w:t>
            </w:r>
            <w:r w:rsidR="002C1DF8" w:rsidRPr="002C1DF8">
              <w:rPr>
                <w:i/>
                <w:sz w:val="24"/>
              </w:rPr>
              <w:t>CControllerTimeIntervals</w:t>
            </w:r>
          </w:p>
        </w:tc>
      </w:tr>
      <w:tr w:rsidR="00341B3D" w:rsidTr="00E11E81">
        <w:tc>
          <w:tcPr>
            <w:tcW w:w="9345" w:type="dxa"/>
          </w:tcPr>
          <w:p w:rsidR="00341B3D" w:rsidRPr="00573A9D" w:rsidRDefault="00573A9D" w:rsidP="00573A9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ru.psu.java.laba2.makmikcro.controllers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org.springframework.web.bind.annotation.*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CDate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CTimeInterval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ru.psu.java.laba2.makmikcro.services.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IServiceTimeIntervals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java.util.*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Контроллер REST запросов к справочнику временного просежутка.       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@author Макарова П.Ф. 12.03.2023.                                   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***********************************************************************/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t>@RestController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>@RequestMapping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</w:rPr>
              <w:t>"/timeintervals"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//Относительный путь, по которому должны поступать запросы.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class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CControllerTimeIntervals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/*************************************************************************************************************************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>* Конструктор.                                                                                                           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* @param </w:t>
            </w:r>
            <w:r w:rsidRPr="00573A9D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serviceTimeIntervals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сервис с логикой для работы со списком временного промежутка (устанавливается Spring-ом) 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>**************************************************************************************************************************/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var </w:t>
            </w:r>
            <w:r w:rsidRPr="00573A9D"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serviceTimeIntervals                      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IServiceTimeIntervals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Создание/изменение временного промежутка.           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573A9D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timeinterval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данные временного промежутка. 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*******************************************************/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t>@PostMapping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573A9D">
              <w:rPr>
                <w:rFonts w:ascii="Courier New" w:hAnsi="Courier New" w:cs="Courier New"/>
                <w:color w:val="00627A"/>
                <w:sz w:val="20"/>
                <w:szCs w:val="20"/>
              </w:rPr>
              <w:t>save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t xml:space="preserve">@RequestBody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timeinterval: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CTimeInterval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?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//создание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871094"/>
                <w:sz w:val="20"/>
                <w:szCs w:val="20"/>
              </w:rPr>
              <w:t>serviceTimeIntervals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.save(timeinterval)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</w:rPr>
              <w:t>"Временной промежуток добавлен"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t>@GetMapping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(params = [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</w:rPr>
              <w:t>"id"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])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//поиск по id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573A9D">
              <w:rPr>
                <w:rFonts w:ascii="Courier New" w:hAnsi="Courier New" w:cs="Courier New"/>
                <w:color w:val="00627A"/>
                <w:sz w:val="20"/>
                <w:szCs w:val="20"/>
              </w:rPr>
              <w:t>getAllByTimeIntervalId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t xml:space="preserve">@RequestParam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id: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UUID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CTimeInterval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573A9D">
              <w:rPr>
                <w:rFonts w:ascii="Courier New" w:hAnsi="Courier New" w:cs="Courier New"/>
                <w:color w:val="871094"/>
                <w:sz w:val="20"/>
                <w:szCs w:val="20"/>
              </w:rPr>
              <w:t>serviceTimeIntervals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.getAllByTimeIntervalId(id)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t>@GetMapping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573A9D">
              <w:rPr>
                <w:rFonts w:ascii="Courier New" w:hAnsi="Courier New" w:cs="Courier New"/>
                <w:color w:val="00627A"/>
                <w:sz w:val="20"/>
                <w:szCs w:val="20"/>
              </w:rPr>
              <w:t>getAll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()                              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CTimeInterval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573A9D">
              <w:rPr>
                <w:rFonts w:ascii="Courier New" w:hAnsi="Courier New" w:cs="Courier New"/>
                <w:color w:val="871094"/>
                <w:sz w:val="20"/>
                <w:szCs w:val="20"/>
              </w:rPr>
              <w:t>serviceTimeIntervals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.getAllTimeIntervals()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:rsidR="00341B3D" w:rsidRDefault="00341B3D" w:rsidP="00341B3D">
      <w:pPr>
        <w:pStyle w:val="af4"/>
        <w:ind w:left="0" w:firstLine="0"/>
        <w:jc w:val="left"/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341B3D" w:rsidRPr="00341B3D" w:rsidTr="00E11E81">
        <w:tc>
          <w:tcPr>
            <w:tcW w:w="9345" w:type="dxa"/>
          </w:tcPr>
          <w:p w:rsidR="00341B3D" w:rsidRPr="00341B3D" w:rsidRDefault="00341B3D" w:rsidP="00990524">
            <w:pPr>
              <w:pStyle w:val="af4"/>
              <w:ind w:left="0" w:firstLine="0"/>
              <w:jc w:val="center"/>
              <w:rPr>
                <w:i/>
                <w:sz w:val="24"/>
              </w:rPr>
            </w:pPr>
            <w:r w:rsidRPr="00341B3D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 xml:space="preserve">14 </w:t>
            </w:r>
            <w:r w:rsidRPr="00341B3D">
              <w:rPr>
                <w:i/>
                <w:sz w:val="24"/>
              </w:rPr>
              <w:t xml:space="preserve"> – </w:t>
            </w:r>
            <w:r w:rsidR="002C1DF8" w:rsidRPr="002C1DF8">
              <w:rPr>
                <w:i/>
                <w:sz w:val="24"/>
              </w:rPr>
              <w:t>CControllerUpload</w:t>
            </w:r>
          </w:p>
        </w:tc>
      </w:tr>
      <w:tr w:rsidR="00341B3D" w:rsidTr="00E11E81">
        <w:tc>
          <w:tcPr>
            <w:tcW w:w="9345" w:type="dxa"/>
          </w:tcPr>
          <w:p w:rsidR="00341B3D" w:rsidRPr="00573A9D" w:rsidRDefault="00573A9D" w:rsidP="00573A9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ru.psu.java.laba2.makmikcro.controllers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org.springframework.web.bind.annotation.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t>PostMapping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org.springframework.web.bind.annotation.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t>RequestMapping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org.springframework.web.bind.annotation.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t>RequestParam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org.springframework.web.bind.annotation.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t>RestController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lastRenderedPageBreak/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org.springframework.web.multipart.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MultipartFile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ru.psu.java.laba2.makmikcro.services.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t>IServiceExcel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Контроллер REST запросов для для импорта данных из xlsx. 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* @author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Макарова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П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Ф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 12.03.2023.                         *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*************************************************************/</w:t>
            </w:r>
            <w:r w:rsidRPr="00573A9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@RestController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br/>
              <w:t>@RequestMapping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"/upload"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class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CControllerUpload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573A9D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 xml:space="preserve">serviceExcel                       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IServiceExcel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>{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@PostMapping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"/"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fun </w:t>
            </w:r>
            <w:r w:rsidRPr="00573A9D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handleFileUpload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@RequestParam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"file"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) file      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MultipartFile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)                                       : </w:t>
            </w:r>
            <w:r w:rsidRPr="00573A9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String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?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871094"/>
                <w:sz w:val="20"/>
                <w:szCs w:val="20"/>
              </w:rPr>
              <w:t>serviceExcel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.uploadExcel(file)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573A9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</w:rPr>
              <w:t>"OK"</w:t>
            </w:r>
            <w:r w:rsidRPr="00573A9D"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573A9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:rsidR="00341B3D" w:rsidRDefault="00341B3D" w:rsidP="00341B3D">
      <w:pPr>
        <w:pStyle w:val="af4"/>
        <w:ind w:left="0" w:firstLine="0"/>
        <w:jc w:val="left"/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341B3D" w:rsidRPr="00341B3D" w:rsidTr="00E11E81">
        <w:tc>
          <w:tcPr>
            <w:tcW w:w="9345" w:type="dxa"/>
          </w:tcPr>
          <w:p w:rsidR="00341B3D" w:rsidRPr="00573A9D" w:rsidRDefault="00341B3D" w:rsidP="00990524">
            <w:pPr>
              <w:pStyle w:val="af4"/>
              <w:ind w:left="0" w:firstLine="0"/>
              <w:jc w:val="center"/>
              <w:rPr>
                <w:i/>
                <w:sz w:val="24"/>
                <w:lang w:val="en-US"/>
              </w:rPr>
            </w:pPr>
            <w:r w:rsidRPr="00341B3D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 xml:space="preserve">15 </w:t>
            </w:r>
            <w:r w:rsidRPr="00341B3D">
              <w:rPr>
                <w:i/>
                <w:sz w:val="24"/>
              </w:rPr>
              <w:t xml:space="preserve"> – </w:t>
            </w:r>
            <w:r w:rsidR="00573A9D">
              <w:rPr>
                <w:i/>
                <w:sz w:val="24"/>
                <w:lang w:val="en-US"/>
              </w:rPr>
              <w:t>CDate</w:t>
            </w:r>
          </w:p>
        </w:tc>
      </w:tr>
      <w:tr w:rsidR="00341B3D" w:rsidTr="00E11E81">
        <w:tc>
          <w:tcPr>
            <w:tcW w:w="9345" w:type="dxa"/>
          </w:tcPr>
          <w:p w:rsidR="00341B3D" w:rsidRPr="006E546F" w:rsidRDefault="006E546F" w:rsidP="006E54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com.fasterxml.jackson.annotation.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JsonIncludeProperties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java.time.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LocalDate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java.util.*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javax.persistence.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Column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javax.persistence.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Entity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javax.persistence.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Id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javax.persistence.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Table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javax.persistence.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OneToMany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Класс дата                   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@autor Макарова П.Ф. 12.03.2023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***********************************/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@Entity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>@Table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(name = 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</w:rPr>
              <w:t>"dates"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class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CDate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Идендификатор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@Id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</w:rPr>
              <w:t>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? =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>null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Дата записи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@Column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</w:rPr>
              <w:t>date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LocalDate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? =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>null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</w:p>
        </w:tc>
      </w:tr>
    </w:tbl>
    <w:p w:rsidR="00341B3D" w:rsidRDefault="00341B3D" w:rsidP="00341B3D">
      <w:pPr>
        <w:pStyle w:val="af4"/>
        <w:ind w:left="0" w:firstLine="0"/>
        <w:jc w:val="left"/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341B3D" w:rsidRPr="00341B3D" w:rsidTr="00E11E81">
        <w:tc>
          <w:tcPr>
            <w:tcW w:w="9345" w:type="dxa"/>
          </w:tcPr>
          <w:p w:rsidR="00341B3D" w:rsidRPr="00573A9D" w:rsidRDefault="00341B3D" w:rsidP="00990524">
            <w:pPr>
              <w:pStyle w:val="af4"/>
              <w:ind w:left="0" w:firstLine="0"/>
              <w:jc w:val="center"/>
              <w:rPr>
                <w:i/>
                <w:sz w:val="24"/>
                <w:lang w:val="en-US"/>
              </w:rPr>
            </w:pPr>
            <w:r w:rsidRPr="00341B3D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 xml:space="preserve">16 </w:t>
            </w:r>
            <w:r w:rsidRPr="00341B3D">
              <w:rPr>
                <w:i/>
                <w:sz w:val="24"/>
              </w:rPr>
              <w:t xml:space="preserve"> – </w:t>
            </w:r>
            <w:r w:rsidR="00573A9D">
              <w:rPr>
                <w:i/>
                <w:sz w:val="24"/>
                <w:lang w:val="en-US"/>
              </w:rPr>
              <w:t>CFood</w:t>
            </w:r>
          </w:p>
        </w:tc>
      </w:tr>
      <w:tr w:rsidR="00341B3D" w:rsidRPr="00962CE9" w:rsidTr="00E11E81">
        <w:tc>
          <w:tcPr>
            <w:tcW w:w="9345" w:type="dxa"/>
          </w:tcPr>
          <w:p w:rsidR="00341B3D" w:rsidRPr="006E546F" w:rsidRDefault="006E546F" w:rsidP="006E54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</w:pP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lastRenderedPageBreak/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com.fasterxml.jackson.annotation.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JsonIncludeProperties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java.util.*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javax.persistence.*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Класс блюдо(еда)             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@autor Макарова П.Ф. 12.03.2023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***********************************/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@Entity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>@Table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(name = 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</w:rPr>
              <w:t>"foods"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class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()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Идендификатор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@Id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</w:rPr>
              <w:t>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?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null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/**************************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Название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@Column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name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String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? =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null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/**************************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Каллории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@Column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 xml:space="preserve">kal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Double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= 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  <w:lang w:val="en-US"/>
              </w:rPr>
              <w:t>0.0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/**************************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Дата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@ManyToOne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br/>
              <w:t xml:space="preserve">    @JoinColumn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(name=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"date_id"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, nullable =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false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@JsonIncludeProperties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(value = [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"id"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])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date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CDate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? =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null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/**************************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Временной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промежуток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@ManyToOne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br/>
              <w:t xml:space="preserve">    @JoinColumn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(name=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"timeinterval_id"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, nullable =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false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@JsonIncludeProperties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(value = [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"id"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])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timeinterval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CTimeInterval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? =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null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/**************************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Вывод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override fun </w:t>
            </w:r>
            <w:r w:rsidRPr="006E546F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toString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():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String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return 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</w:rPr>
              <w:t>Дата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 xml:space="preserve"> "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+ (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if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 xml:space="preserve">date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==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null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) 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</w:rPr>
              <w:t>не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</w:rPr>
              <w:t>указана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 xml:space="preserve">"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else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date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) + 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 xml:space="preserve">" 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</w:rPr>
              <w:t>Блюдо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 xml:space="preserve"> -"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+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name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>}</w:t>
            </w:r>
          </w:p>
        </w:tc>
      </w:tr>
    </w:tbl>
    <w:p w:rsidR="00341B3D" w:rsidRPr="006E546F" w:rsidRDefault="00341B3D" w:rsidP="00341B3D">
      <w:pPr>
        <w:pStyle w:val="af4"/>
        <w:ind w:left="0" w:firstLine="0"/>
        <w:jc w:val="left"/>
        <w:rPr>
          <w:lang w:val="en-US"/>
        </w:rPr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341B3D" w:rsidRPr="00341B3D" w:rsidTr="00E11E81">
        <w:tc>
          <w:tcPr>
            <w:tcW w:w="9345" w:type="dxa"/>
          </w:tcPr>
          <w:p w:rsidR="00341B3D" w:rsidRPr="00573A9D" w:rsidRDefault="00341B3D" w:rsidP="00990524">
            <w:pPr>
              <w:pStyle w:val="af4"/>
              <w:ind w:left="0" w:firstLine="0"/>
              <w:jc w:val="center"/>
              <w:rPr>
                <w:i/>
                <w:sz w:val="24"/>
                <w:lang w:val="en-US"/>
              </w:rPr>
            </w:pPr>
            <w:r w:rsidRPr="00341B3D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 xml:space="preserve">17 </w:t>
            </w:r>
            <w:r w:rsidRPr="00341B3D">
              <w:rPr>
                <w:i/>
                <w:sz w:val="24"/>
              </w:rPr>
              <w:t xml:space="preserve"> – </w:t>
            </w:r>
            <w:r w:rsidR="00573A9D">
              <w:rPr>
                <w:i/>
                <w:sz w:val="24"/>
                <w:lang w:val="en-US"/>
              </w:rPr>
              <w:t>CTimeInterval</w:t>
            </w:r>
          </w:p>
        </w:tc>
      </w:tr>
      <w:tr w:rsidR="00341B3D" w:rsidTr="00E11E81">
        <w:tc>
          <w:tcPr>
            <w:tcW w:w="9345" w:type="dxa"/>
          </w:tcPr>
          <w:p w:rsidR="00341B3D" w:rsidRPr="006E546F" w:rsidRDefault="006E546F" w:rsidP="006E54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com.fasterxml.jackson.annotation.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JsonIncludeProperties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java.util.*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lastRenderedPageBreak/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javax.persistence.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Column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javax.persistence.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Entity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javax.persistence.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OneToMany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javax.persistence.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Table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javax.persistence.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Id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Класс временной интервал     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@autor Макарова П.Ф. 12.03.2023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***********************************/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@Entity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>@Table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(name = 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</w:rPr>
              <w:t>"timeintervals"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class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CTimeInterval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Идендификатор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@Id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</w:rPr>
              <w:t>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? =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>null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Название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@Column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</w:rPr>
              <w:t>name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? =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>null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* Временной промежуток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@Column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</w:rPr>
              <w:t>vr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? =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>null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</w:p>
        </w:tc>
      </w:tr>
    </w:tbl>
    <w:p w:rsidR="00341B3D" w:rsidRDefault="00341B3D" w:rsidP="00341B3D">
      <w:pPr>
        <w:pStyle w:val="af4"/>
        <w:ind w:left="0" w:firstLine="0"/>
        <w:jc w:val="left"/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341B3D" w:rsidRPr="00341B3D" w:rsidTr="00E11E81">
        <w:tc>
          <w:tcPr>
            <w:tcW w:w="9345" w:type="dxa"/>
          </w:tcPr>
          <w:p w:rsidR="00341B3D" w:rsidRPr="00573A9D" w:rsidRDefault="00341B3D" w:rsidP="00990524">
            <w:pPr>
              <w:pStyle w:val="af4"/>
              <w:ind w:left="0" w:firstLine="0"/>
              <w:jc w:val="center"/>
              <w:rPr>
                <w:i/>
                <w:sz w:val="24"/>
                <w:lang w:val="en-US"/>
              </w:rPr>
            </w:pPr>
            <w:r w:rsidRPr="00341B3D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 xml:space="preserve">18 </w:t>
            </w:r>
            <w:r w:rsidRPr="00341B3D">
              <w:rPr>
                <w:i/>
                <w:sz w:val="24"/>
              </w:rPr>
              <w:t xml:space="preserve"> – </w:t>
            </w:r>
            <w:r w:rsidR="00573A9D">
              <w:rPr>
                <w:i/>
                <w:sz w:val="24"/>
                <w:lang w:val="en-US"/>
              </w:rPr>
              <w:t>IDateWithCounter</w:t>
            </w:r>
          </w:p>
        </w:tc>
      </w:tr>
      <w:tr w:rsidR="00341B3D" w:rsidRPr="00962CE9" w:rsidTr="00E11E81">
        <w:tc>
          <w:tcPr>
            <w:tcW w:w="9345" w:type="dxa"/>
          </w:tcPr>
          <w:p w:rsidR="00341B3D" w:rsidRPr="006E546F" w:rsidRDefault="006E546F" w:rsidP="006E54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</w:pP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java.util.*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/*******************************************************************************************************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Специальный интерфейс, позволяющий получить результаты запроса из СУБД, которые не укладываются  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в сущность даты (здесь дополнительно есть поле - количество count).                     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* @author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Макарова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П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Ф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 12.03.2023                                                                 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*******************************************************************************************************/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interface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IDateWithCounter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date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String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count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Int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}</w:t>
            </w:r>
          </w:p>
        </w:tc>
      </w:tr>
    </w:tbl>
    <w:p w:rsidR="00341B3D" w:rsidRPr="006E546F" w:rsidRDefault="00341B3D" w:rsidP="00341B3D">
      <w:pPr>
        <w:pStyle w:val="af4"/>
        <w:ind w:left="0" w:firstLine="0"/>
        <w:jc w:val="left"/>
        <w:rPr>
          <w:lang w:val="en-US"/>
        </w:rPr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341B3D" w:rsidRPr="00341B3D" w:rsidTr="00E11E81">
        <w:tc>
          <w:tcPr>
            <w:tcW w:w="9345" w:type="dxa"/>
          </w:tcPr>
          <w:p w:rsidR="00341B3D" w:rsidRPr="00341B3D" w:rsidRDefault="00341B3D" w:rsidP="00990524">
            <w:pPr>
              <w:pStyle w:val="af4"/>
              <w:ind w:left="0" w:firstLine="0"/>
              <w:jc w:val="center"/>
              <w:rPr>
                <w:i/>
                <w:sz w:val="24"/>
              </w:rPr>
            </w:pPr>
            <w:r w:rsidRPr="00341B3D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>19</w:t>
            </w:r>
            <w:r w:rsidRPr="00341B3D">
              <w:rPr>
                <w:i/>
                <w:sz w:val="24"/>
              </w:rPr>
              <w:t xml:space="preserve"> – </w:t>
            </w:r>
            <w:r w:rsidR="006E546F" w:rsidRPr="006E546F">
              <w:rPr>
                <w:i/>
                <w:sz w:val="24"/>
              </w:rPr>
              <w:t>IRepositoryDates</w:t>
            </w:r>
          </w:p>
        </w:tc>
      </w:tr>
      <w:tr w:rsidR="00341B3D" w:rsidTr="00E11E81">
        <w:tc>
          <w:tcPr>
            <w:tcW w:w="9345" w:type="dxa"/>
          </w:tcPr>
          <w:p w:rsidR="00341B3D" w:rsidRPr="006E546F" w:rsidRDefault="006E546F" w:rsidP="006E54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ru.psu.java.laba2.makmikcro.repositories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lastRenderedPageBreak/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org.springframework.data.repository.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CrudRepository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org.springframework.stereotype.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Repository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CDate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java.util.*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@Repository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interface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IRepositoryDates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CrudRepository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CDate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&gt;{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6E546F">
              <w:rPr>
                <w:rFonts w:ascii="Courier New" w:hAnsi="Courier New" w:cs="Courier New"/>
                <w:color w:val="00627A"/>
                <w:sz w:val="20"/>
                <w:szCs w:val="20"/>
              </w:rPr>
              <w:t>findAllById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(id: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CDate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//поиск по id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</w:p>
        </w:tc>
      </w:tr>
    </w:tbl>
    <w:p w:rsidR="00341B3D" w:rsidRDefault="00341B3D" w:rsidP="00341B3D">
      <w:pPr>
        <w:pStyle w:val="af4"/>
        <w:ind w:left="0" w:firstLine="0"/>
        <w:jc w:val="left"/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341B3D" w:rsidRPr="00341B3D" w:rsidTr="00E11E81">
        <w:tc>
          <w:tcPr>
            <w:tcW w:w="9345" w:type="dxa"/>
          </w:tcPr>
          <w:p w:rsidR="00341B3D" w:rsidRPr="006E546F" w:rsidRDefault="00341B3D" w:rsidP="00990524">
            <w:pPr>
              <w:pStyle w:val="af4"/>
              <w:ind w:left="0" w:firstLine="0"/>
              <w:jc w:val="center"/>
              <w:rPr>
                <w:i/>
                <w:sz w:val="24"/>
                <w:lang w:val="en-US"/>
              </w:rPr>
            </w:pPr>
            <w:r w:rsidRPr="00341B3D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>20</w:t>
            </w:r>
            <w:r w:rsidRPr="00341B3D">
              <w:rPr>
                <w:i/>
                <w:sz w:val="24"/>
              </w:rPr>
              <w:t xml:space="preserve"> – </w:t>
            </w:r>
            <w:r w:rsidR="006E546F" w:rsidRPr="006E546F">
              <w:rPr>
                <w:i/>
                <w:sz w:val="24"/>
              </w:rPr>
              <w:t>IRepository</w:t>
            </w:r>
            <w:r w:rsidR="006E546F">
              <w:rPr>
                <w:i/>
                <w:sz w:val="24"/>
                <w:lang w:val="en-US"/>
              </w:rPr>
              <w:t>Foods</w:t>
            </w:r>
          </w:p>
        </w:tc>
      </w:tr>
      <w:tr w:rsidR="00341B3D" w:rsidRPr="00962CE9" w:rsidTr="00E11E81">
        <w:tc>
          <w:tcPr>
            <w:tcW w:w="9345" w:type="dxa"/>
          </w:tcPr>
          <w:p w:rsidR="00341B3D" w:rsidRPr="006E546F" w:rsidRDefault="006E546F" w:rsidP="006E54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</w:pP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ru.psu.java.laba2.makmikcro.repositories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org.springframework.data.jpa.repository.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Query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org.springframework.data.repository.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CrudRepository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org.springframework.stereotype.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Repository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IDateWithCounter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java.time.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LocalDate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java.util.*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Интерфейс с заголовками методов для доступа к данным в СУБД.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@author Макарова П.Ф. 12.03.2023                            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******************************************************************/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@Repository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interface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IRepositoryFoods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CrudRepository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//Типовые методы наследуются из интерфйса CrudRepository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/**********************************************************************************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Список еды с названием name (через запрос на обычном SQL).                      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6E546F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name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парметр для фильтрации еды.                                   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@return список отфильтрованной еды.                                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**********************************************************************************/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@Query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  <w:lang w:val="en-US"/>
              </w:rPr>
              <w:t>SELECT * FROM foods f WHERE f.name = ?1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, nativeQuery=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true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fun </w:t>
            </w:r>
            <w:r w:rsidRPr="006E546F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findByNameNative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name                                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String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)                                           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List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&lt;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CFood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/**********************************************************************************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Список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еды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с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названием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name (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через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запрос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JPQL).                       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6E546F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name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парметр для фильтрации еды.                                   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@return список отфильтрованной еды.                                         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**********************************************************************************/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@Query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</w:rPr>
              <w:t>SELECT f FROM CFood f WHERE f.name = ?1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6E546F">
              <w:rPr>
                <w:rFonts w:ascii="Courier New" w:hAnsi="Courier New" w:cs="Courier New"/>
                <w:color w:val="00627A"/>
                <w:sz w:val="20"/>
                <w:szCs w:val="20"/>
              </w:rPr>
              <w:t>findByFoodCustom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name                                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                                          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Список еды с калориями kal (через запрос на обычном SQL).                      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6E546F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kal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парметр для фильтрации еды.                                   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@return список отфильтрованной еды.                                         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**********************************************************************************/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@Query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</w:rPr>
              <w:t>SELECT * FROM foods f WHERE f.kal = ?1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nativeQuery=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>true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6E546F">
              <w:rPr>
                <w:rFonts w:ascii="Courier New" w:hAnsi="Courier New" w:cs="Courier New"/>
                <w:color w:val="00627A"/>
                <w:sz w:val="20"/>
                <w:szCs w:val="20"/>
              </w:rPr>
              <w:t>findByKalNative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kal                                 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Double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                                          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Список дат с максимальным количеством еды меньше 400 каллорий.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 @return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список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отфильтрованных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дат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                         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******************************************************************/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@Query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"""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  <w:lang w:val="en-US"/>
              </w:rPr>
              <w:br/>
              <w:t xml:space="preserve">        select cast(t.id as varchar), t.date, t.count from (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  <w:lang w:val="en-US"/>
              </w:rPr>
              <w:br/>
              <w:t xml:space="preserve">            select s.id, s.date, count(*) as count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  <w:lang w:val="en-US"/>
              </w:rPr>
              <w:br/>
              <w:t xml:space="preserve">            from dates s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  <w:lang w:val="en-US"/>
              </w:rPr>
              <w:br/>
              <w:t xml:space="preserve">            left join foods m on s.id=m.date_id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  <w:lang w:val="en-US"/>
              </w:rPr>
              <w:br/>
              <w:t xml:space="preserve">            where m.kal&lt;400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  <w:lang w:val="en-US"/>
              </w:rPr>
              <w:br/>
              <w:t xml:space="preserve">            group by s.id, s.date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  <w:lang w:val="en-US"/>
              </w:rPr>
              <w:br/>
              <w:t xml:space="preserve">        ) as t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  <w:lang w:val="en-US"/>
              </w:rPr>
              <w:br/>
              <w:t xml:space="preserve">        where t.count in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  <w:lang w:val="en-US"/>
              </w:rPr>
              <w:br/>
              <w:t xml:space="preserve">        (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  <w:lang w:val="en-US"/>
              </w:rPr>
              <w:br/>
              <w:t xml:space="preserve">            select max(t1.cnt) from (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  <w:lang w:val="en-US"/>
              </w:rPr>
              <w:br/>
              <w:t xml:space="preserve">                select s.id, count(*) as cnt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  <w:lang w:val="en-US"/>
              </w:rPr>
              <w:br/>
              <w:t xml:space="preserve">                from dates s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  <w:lang w:val="en-US"/>
              </w:rPr>
              <w:br/>
              <w:t xml:space="preserve">                left join foods m on s.id=m.date_id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  <w:lang w:val="en-US"/>
              </w:rPr>
              <w:br/>
              <w:t xml:space="preserve">                where m.kal&lt;400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  <w:lang w:val="en-US"/>
              </w:rPr>
              <w:br/>
              <w:t xml:space="preserve">                group by s.id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  <w:lang w:val="en-US"/>
              </w:rPr>
              <w:br/>
              <w:t xml:space="preserve">            ) as t1)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shd w:val="clear" w:color="auto" w:fill="EDFCED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"""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,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nativeQuery                         =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true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fun </w:t>
            </w:r>
            <w:r w:rsidRPr="006E546F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getDatesWithMaxFoods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()            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List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&lt;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IDateWithCounter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>}</w:t>
            </w:r>
          </w:p>
        </w:tc>
      </w:tr>
    </w:tbl>
    <w:p w:rsidR="00341B3D" w:rsidRPr="006E546F" w:rsidRDefault="00341B3D" w:rsidP="00341B3D">
      <w:pPr>
        <w:pStyle w:val="af4"/>
        <w:ind w:left="0" w:firstLine="0"/>
        <w:jc w:val="left"/>
        <w:rPr>
          <w:lang w:val="en-US"/>
        </w:rPr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341B3D" w:rsidRPr="00341B3D" w:rsidTr="00E11E81">
        <w:tc>
          <w:tcPr>
            <w:tcW w:w="9345" w:type="dxa"/>
          </w:tcPr>
          <w:p w:rsidR="00341B3D" w:rsidRPr="006E546F" w:rsidRDefault="00341B3D" w:rsidP="00990524">
            <w:pPr>
              <w:pStyle w:val="af4"/>
              <w:ind w:left="0" w:firstLine="0"/>
              <w:jc w:val="center"/>
              <w:rPr>
                <w:i/>
                <w:sz w:val="24"/>
                <w:lang w:val="en-US"/>
              </w:rPr>
            </w:pPr>
            <w:r w:rsidRPr="00341B3D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>21</w:t>
            </w:r>
            <w:r w:rsidRPr="00341B3D">
              <w:rPr>
                <w:i/>
                <w:sz w:val="24"/>
              </w:rPr>
              <w:t xml:space="preserve"> – </w:t>
            </w:r>
            <w:r w:rsidR="006E546F" w:rsidRPr="006E546F">
              <w:rPr>
                <w:i/>
                <w:sz w:val="24"/>
              </w:rPr>
              <w:t>IRepository</w:t>
            </w:r>
            <w:r w:rsidR="006E546F">
              <w:rPr>
                <w:i/>
                <w:sz w:val="24"/>
                <w:lang w:val="en-US"/>
              </w:rPr>
              <w:t>TimeIntervals</w:t>
            </w:r>
          </w:p>
        </w:tc>
      </w:tr>
      <w:tr w:rsidR="00341B3D" w:rsidTr="00E11E81">
        <w:tc>
          <w:tcPr>
            <w:tcW w:w="9345" w:type="dxa"/>
          </w:tcPr>
          <w:p w:rsidR="00341B3D" w:rsidRPr="006E546F" w:rsidRDefault="006E546F" w:rsidP="006E54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ru.psu.java.laba2.makmikcro.repositories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org.springframework.data.repository.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CrudRepository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org.springframework.stereotype.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Repository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CTimeInterval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java.util.*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@Repository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interface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IRepositoryTimeIntervals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CrudRepository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CTimeInterval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&gt;{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6E546F">
              <w:rPr>
                <w:rFonts w:ascii="Courier New" w:hAnsi="Courier New" w:cs="Courier New"/>
                <w:color w:val="00627A"/>
                <w:sz w:val="20"/>
                <w:szCs w:val="20"/>
              </w:rPr>
              <w:t>findAllById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(id: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CTimeInterval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//поиск по id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</w:p>
        </w:tc>
      </w:tr>
    </w:tbl>
    <w:p w:rsidR="00341B3D" w:rsidRDefault="00341B3D" w:rsidP="00341B3D">
      <w:pPr>
        <w:pStyle w:val="af4"/>
        <w:ind w:left="0" w:firstLine="0"/>
        <w:jc w:val="left"/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E546F" w:rsidTr="006E546F">
        <w:tc>
          <w:tcPr>
            <w:tcW w:w="9345" w:type="dxa"/>
          </w:tcPr>
          <w:p w:rsidR="006E546F" w:rsidRPr="006E546F" w:rsidRDefault="006E546F" w:rsidP="00990524">
            <w:pPr>
              <w:pStyle w:val="af4"/>
              <w:ind w:left="0" w:firstLine="0"/>
              <w:jc w:val="center"/>
              <w:rPr>
                <w:lang w:val="en-US"/>
              </w:rPr>
            </w:pPr>
            <w:r w:rsidRPr="00341B3D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 xml:space="preserve">22 </w:t>
            </w:r>
            <w:r w:rsidRPr="00341B3D">
              <w:rPr>
                <w:i/>
                <w:sz w:val="24"/>
              </w:rPr>
              <w:t xml:space="preserve"> –</w:t>
            </w:r>
            <w:r>
              <w:rPr>
                <w:i/>
                <w:sz w:val="24"/>
                <w:lang w:val="en-US"/>
              </w:rPr>
              <w:t xml:space="preserve"> </w:t>
            </w:r>
            <w:r w:rsidRPr="006E546F">
              <w:rPr>
                <w:i/>
                <w:sz w:val="24"/>
                <w:lang w:val="en-US"/>
              </w:rPr>
              <w:t>CServiceDates</w:t>
            </w:r>
          </w:p>
        </w:tc>
      </w:tr>
      <w:tr w:rsidR="006E546F" w:rsidRPr="00962CE9" w:rsidTr="006E546F">
        <w:tc>
          <w:tcPr>
            <w:tcW w:w="9345" w:type="dxa"/>
          </w:tcPr>
          <w:p w:rsidR="006E546F" w:rsidRPr="006E546F" w:rsidRDefault="006E546F" w:rsidP="006E54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</w:pP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lastRenderedPageBreak/>
              <w:t xml:space="preserve">package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ru.psu.java.laba2.makmikcro.services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org.springframework.beans.factory.annotation.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Autowired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org.springframework.stereotype.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Service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CDate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ru.psu.java.laba2.makmikcro.repositories.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IRepositoryDates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java.util.*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Сервис с бизнес-л</w:t>
            </w:r>
            <w:r w:rsid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огикой для работы со списком дат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.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* @author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Макарова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П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Ф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 12.03.2023                 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*******************************************************/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@Service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class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CServiceDates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IServiceDates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@Autowired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lateinit var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repositoryDates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IRepositoryDates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/************************************************************************************************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Создание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даты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                                                                              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***************************************************************************************************/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override fun </w:t>
            </w:r>
            <w:r w:rsidRPr="006E546F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save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(date: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CDate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try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repositoryDates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.save(date)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catch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Exception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throw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Exception(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</w:rPr>
              <w:t>Не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</w:rPr>
              <w:t>указаны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</w:rPr>
              <w:t>обязательные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</w:rPr>
              <w:t>данные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</w:rPr>
              <w:t>для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</w:rPr>
              <w:t>даты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!"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,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/****************************************************************************************************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Поиск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дат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по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идентификатору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                                                             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 @param </w:t>
            </w:r>
            <w:r w:rsidRPr="006E546F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  <w:lang w:val="en-US"/>
              </w:rPr>
              <w:t xml:space="preserve">id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-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идентификатор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дат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для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поиска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в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формате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UUID.                                 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***************************************************************************************************/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override fun </w:t>
            </w:r>
            <w:r w:rsidRPr="006E546F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getAllByDateId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(id: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):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List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&lt;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CDate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return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repositoryDates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.findAllById(id)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override fun </w:t>
            </w:r>
            <w:r w:rsidRPr="006E546F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getAllDates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():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List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&lt;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CDate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list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= ArrayList&lt;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CDate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&gt;()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list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00627A"/>
                <w:sz w:val="20"/>
                <w:szCs w:val="20"/>
                <w:lang w:val="en-US"/>
              </w:rPr>
              <w:t>addAll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repositoryDates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.findAll())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return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list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>}</w:t>
            </w:r>
          </w:p>
        </w:tc>
      </w:tr>
    </w:tbl>
    <w:p w:rsidR="006E546F" w:rsidRPr="006E546F" w:rsidRDefault="006E546F" w:rsidP="00341B3D">
      <w:pPr>
        <w:pStyle w:val="af4"/>
        <w:ind w:left="0" w:firstLine="0"/>
        <w:jc w:val="left"/>
        <w:rPr>
          <w:lang w:val="en-US"/>
        </w:rPr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E546F" w:rsidTr="006E546F">
        <w:tc>
          <w:tcPr>
            <w:tcW w:w="9345" w:type="dxa"/>
          </w:tcPr>
          <w:p w:rsidR="006E546F" w:rsidRDefault="006E546F" w:rsidP="00990524">
            <w:pPr>
              <w:pStyle w:val="af4"/>
              <w:ind w:left="0" w:firstLine="0"/>
              <w:jc w:val="center"/>
            </w:pPr>
            <w:r w:rsidRPr="00341B3D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  <w:lang w:val="en-US"/>
              </w:rPr>
              <w:t>23</w:t>
            </w:r>
            <w:r>
              <w:rPr>
                <w:i/>
                <w:sz w:val="24"/>
              </w:rPr>
              <w:t xml:space="preserve"> </w:t>
            </w:r>
            <w:r w:rsidRPr="00341B3D">
              <w:rPr>
                <w:i/>
                <w:sz w:val="24"/>
              </w:rPr>
              <w:t xml:space="preserve"> –</w:t>
            </w:r>
            <w:r>
              <w:rPr>
                <w:i/>
                <w:sz w:val="24"/>
                <w:lang w:val="en-US"/>
              </w:rPr>
              <w:t xml:space="preserve"> </w:t>
            </w:r>
            <w:r w:rsidRPr="006E546F">
              <w:rPr>
                <w:i/>
                <w:sz w:val="24"/>
              </w:rPr>
              <w:t>CServiceExcel</w:t>
            </w:r>
          </w:p>
        </w:tc>
      </w:tr>
      <w:tr w:rsidR="006E546F" w:rsidTr="006E546F">
        <w:tc>
          <w:tcPr>
            <w:tcW w:w="9345" w:type="dxa"/>
          </w:tcPr>
          <w:p w:rsidR="006E546F" w:rsidRPr="006E546F" w:rsidRDefault="006E546F" w:rsidP="006E54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ru.psu.java.laba2.makmikcro.services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lastRenderedPageBreak/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org.apache.poi.ss.usermodel.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Cell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org.apache.poi.ss.usermodel.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CellType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org.apache.poi.ss.usermodel.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org.apache.poi.ss.usermodel.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Sheet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org.apache.poi.xssf.usermodel.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XSSFWorkbook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org.springframework.stereotype.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t>Service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org.springframework.web.multipart.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MultipartFile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CDate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CTimeInterval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ru.psu.java.laba2.makmikcro.repositories.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IRepositoryFoods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ru.psu.java.laba2.makmikcro.repositories.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IRepositoryDates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ru.psu.java.laba2.makmikcro.repositories.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IRepositoryTimeIntervals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java.time.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LocalDate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java.util.*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Загрузка из Excel.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***************************************************/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@Service</w:t>
            </w:r>
            <w:r w:rsidRPr="006E546F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class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CServiceExcel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repositoryDates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IRepositoryDates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,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repositoryFoods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IRepositoryFoods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,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repositoryTimeIntervals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IRepositoryTimeIntervals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) 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IServiceExcel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override fun </w:t>
            </w:r>
            <w:r w:rsidRPr="006E546F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uploadExcel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(file: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MultipartFile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wb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= XSSFWorkbook(file.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  <w:lang w:val="en-US"/>
              </w:rPr>
              <w:t>inputStream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try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loadDate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= loadDate(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wb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repositoryDates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.saveAll(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loadDate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values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loadTimeInterval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= loadTimeInterval(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wb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repositoryTimeIntervals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.saveAll(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loadTimeInterval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values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loadFood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= loadFood(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wb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loadFoodRelations(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wb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,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loadFood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,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loadDate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,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loadTimeInterval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repositoryFoods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.saveAll(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loadFood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values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}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catch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Exception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i/>
                <w:iCs/>
                <w:color w:val="00627A"/>
                <w:sz w:val="20"/>
                <w:szCs w:val="20"/>
                <w:lang w:val="en-US"/>
              </w:rPr>
              <w:t>println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</w:rPr>
              <w:t>Формат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</w:rPr>
              <w:t>файла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</w:rPr>
              <w:t>не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</w:rPr>
              <w:t>поддерживается</w:t>
            </w:r>
            <w:r w:rsidRPr="006E546F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!"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.printStackTrace()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Загрузка информации о связях еды из электронной таблицы.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Результат в объектах карт foods, timeintervals, dates.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6E546F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wb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- рабочая книга с данными.         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************************************************************/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private fun </w:t>
            </w:r>
            <w:r w:rsidRPr="006E546F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loadFoodRelations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wb: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XSSFWorkbook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,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foods: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LinkedHashMap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&lt;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,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CFood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&gt;,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dates: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LinkedHashMap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&lt;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,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CDate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&gt;,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timeintervals: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LinkedHashMap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&lt;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,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CTimeInterval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sheet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Sheet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= wb.getSheetAt(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  <w:lang w:val="en-US"/>
              </w:rPr>
              <w:t>3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?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cell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Cell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nRows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sheet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  <w:lang w:val="en-US"/>
              </w:rPr>
              <w:t>lastRowNum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String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sDateId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String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?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sTimeIntervalId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String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?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?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lastRenderedPageBreak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dateId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?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timeintervalId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?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date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CDate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timeinterval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CTimeInterval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food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CFood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i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= 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  <w:lang w:val="en-US"/>
              </w:rPr>
              <w:t>0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while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i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&lt;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nRows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row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sheet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.getRow(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if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row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==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null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++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continue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if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  <w:lang w:val="en-US"/>
              </w:rPr>
              <w:t xml:space="preserve">lastCellNum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&lt; 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  <w:lang w:val="en-US"/>
              </w:rPr>
              <w:t>5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++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continue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cell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.getCell(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  <w:lang w:val="en-US"/>
              </w:rPr>
              <w:t>0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sId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cell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  <w:lang w:val="en-US"/>
              </w:rPr>
              <w:t>stringCellValue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if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00627A"/>
                <w:sz w:val="20"/>
                <w:szCs w:val="20"/>
                <w:lang w:val="en-US"/>
              </w:rPr>
              <w:t>isEmpty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())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++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continue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id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.fromString(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food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= foods[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]!!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cell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.getCell(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  <w:lang w:val="en-US"/>
              </w:rPr>
              <w:t>3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if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cell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  <w:lang w:val="en-US"/>
              </w:rPr>
              <w:t xml:space="preserve">cellType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!=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CellType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  <w:lang w:val="en-US"/>
              </w:rPr>
              <w:t>BLANK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sDateId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cell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  <w:lang w:val="en-US"/>
              </w:rPr>
              <w:t>stringCellValue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  <w:lang w:val="en-US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dateId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.fromString(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sDateId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date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= dates[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dateId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]!!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food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 xml:space="preserve">date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date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cell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.getCell(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  <w:lang w:val="en-US"/>
              </w:rPr>
              <w:t>4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if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cell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  <w:lang w:val="en-US"/>
              </w:rPr>
              <w:t xml:space="preserve">cellType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!=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CellType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  <w:lang w:val="en-US"/>
              </w:rPr>
              <w:t>BLANK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sTimeIntervalId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cell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  <w:lang w:val="en-US"/>
              </w:rPr>
              <w:t>stringCellValue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  <w:lang w:val="en-US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timeintervalId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.fromString(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sTimeIntervalId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timeinterval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= timeintervals[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timeintervalId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]!!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food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timeinterval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timeinterval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++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Загрузка информации о временных промежутков из электронной таблицы.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Результат в карте timeintervals.                                 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6E546F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wb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- рабочая книга с данными.                    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***********************************************************************/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private fun </w:t>
            </w:r>
            <w:r w:rsidRPr="006E546F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loadTimeInterval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(wb: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XSSFWorkbook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) 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LinkedHashMap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&lt;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,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CTimeInterval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timeintervals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= LinkedHashMap&lt;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,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CTimeInterval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&gt;()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sheet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Sheet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= wb.getSheetAt(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  <w:lang w:val="en-US"/>
              </w:rPr>
              <w:t>2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?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cell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Cell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Int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nRows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sheet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  <w:lang w:val="en-US"/>
              </w:rPr>
              <w:t>lastRowNum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tiUUID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String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name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String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?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vr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String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?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?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timeInterval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CTimeInterval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//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Перебираются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строки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1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таблицы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в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файле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.xlsx.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lastRenderedPageBreak/>
              <w:t xml:space="preserve">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while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&lt;=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nRows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row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sheet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.getRow(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Просматривается есть ли данные в ряду.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row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==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>null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++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>continue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Просматривается все ли заполнены ячейки в ряду.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lastCellNum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&lt; 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</w:rPr>
              <w:t>3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++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>continue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Достаётся UUID из 1 ячейки.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cell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.getCell(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tiUUID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cell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stringCellValue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tiUUID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length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== 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++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>continue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Создаётся новый объект класса.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timeInterval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= CTimeInterval()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id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.fromString(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tiUUID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Заполняется в объекте UUID из 1 ячейки в сторе.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timeInterval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id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id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cell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shd w:val="clear" w:color="auto" w:fill="DBFFDB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.getCell(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name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cell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stringCellValue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timeInterval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name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name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cell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shd w:val="clear" w:color="auto" w:fill="DBFFDB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.getCell(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vr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cell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stringCellValue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timeInterval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vr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vr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Объект помещается в карточку timeintervals.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timeintervals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timeInterval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++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timeintervals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Загрузка информации о дате из электронной таблицы.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Результат в карте dates.                        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6E546F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wb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- рабочая книга с данными.   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******************************************************/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private fun </w:t>
            </w:r>
            <w:r w:rsidRPr="006E546F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loadDate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(wb: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XSSFWorkbook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) 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LinkedHashMap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&lt;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,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CDate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dates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= LinkedHashMap&lt;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,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CDate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&gt;()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sheet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Sheet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= wb.getSheetAt(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  <w:lang w:val="en-US"/>
              </w:rPr>
              <w:t>1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?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cell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Cell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Int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nRows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sheet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  <w:lang w:val="en-US"/>
              </w:rPr>
              <w:t>lastRowNum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String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?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time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CDate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date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LocalDate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?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//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Перебираются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строки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2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таблицы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в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файле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.xlsx.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while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&lt;=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nRows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row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sheet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.getRow(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Просматривается есть ли данные в ряду.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row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==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>null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++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>continue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lastRenderedPageBreak/>
              <w:t xml:space="preserve">           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Просматривается все ли заполнены ячейки в ряду.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lastCellNum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&lt; 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++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>continue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Достаётся UUID из 1 ячейки.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cell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.getCell(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tUUID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cell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stringCellValue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tUUID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length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== 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++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>continue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Создаётся новый объект класса.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time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= CDate()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id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.fromString(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tUUID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Заполняется в объекте UUID из 1 ячейки в сторе.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time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id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id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cell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.getCell(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date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cell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localDateTimeCellValue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.toLocalDate()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time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date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date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Объект помещается в карточку times.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dates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time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++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dates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Загрузка информации об еде из электронной таблицы.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Результат в карте foods.                            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6E546F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wb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- рабочая книга с данными.    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*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*******************************************************/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private fun </w:t>
            </w:r>
            <w:r w:rsidRPr="006E546F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loadFood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(wb: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XSSFWorkbook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) 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LinkedHashMap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&lt;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,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CFood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foods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= LinkedHashMap&lt;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,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CFood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&gt;()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sheet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Sheet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= wb.getSheetAt(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  <w:lang w:val="en-US"/>
              </w:rPr>
              <w:t>3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?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cell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Cell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Int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val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nRows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sheet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  <w:lang w:val="en-US"/>
              </w:rPr>
              <w:t>lastRowNum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String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name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String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?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kalors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Double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?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var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food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: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CFood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//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Перебираются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строки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3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таблицы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в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файле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.xlsx.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while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&lt;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nRows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row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sheet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.getRow(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Просматривается есть ли данные в ряду.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row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==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>null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++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>continue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Просматривается все ли заполнены ячейки в ряду.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lastCellNum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&lt; 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</w:rPr>
              <w:t>5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++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>continue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Достаётся UUID из 1 ячейки.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cell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shd w:val="clear" w:color="auto" w:fill="DBFFDB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.getCell(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fUUID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cell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stringCellValue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lastRenderedPageBreak/>
              <w:t xml:space="preserve">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fUUID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length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== 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++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>continue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Создаётся новый объект класса.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food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= CFood()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id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.fromString(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fUUID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Заполняется в объекте UUID из 1 ячейки в сторе.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food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id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id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Заполняется в объекте Название из 2 ячейки в строке.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cell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.getCell(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name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cell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stringCellValue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food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name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name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Заполняется в объекте Калории из 3 ячейки в строке.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cell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.getCell(</w:t>
            </w:r>
            <w:r w:rsidRPr="006E546F"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kalors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cell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numericCellValue</w:t>
            </w:r>
            <w:r w:rsidRPr="006E546F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food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6E546F"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kal 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kalors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Объект помещается в карточку foods.</w:t>
            </w:r>
            <w:r w:rsidRPr="006E546F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foods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[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  <w:shd w:val="clear" w:color="auto" w:fill="DBFFDB"/>
              </w:rPr>
              <w:t>id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] =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food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i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++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6E546F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6E546F">
              <w:rPr>
                <w:rFonts w:ascii="Courier New" w:hAnsi="Courier New" w:cs="Courier New"/>
                <w:color w:val="000000"/>
                <w:sz w:val="20"/>
                <w:szCs w:val="20"/>
              </w:rPr>
              <w:t>foods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6E546F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:rsidR="006E546F" w:rsidRDefault="006E546F" w:rsidP="00341B3D">
      <w:pPr>
        <w:pStyle w:val="af4"/>
        <w:ind w:left="0" w:firstLine="0"/>
        <w:jc w:val="left"/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E546F" w:rsidTr="00B91323">
        <w:tc>
          <w:tcPr>
            <w:tcW w:w="9345" w:type="dxa"/>
          </w:tcPr>
          <w:p w:rsidR="006E546F" w:rsidRPr="006E546F" w:rsidRDefault="006E546F" w:rsidP="00990524">
            <w:pPr>
              <w:pStyle w:val="af4"/>
              <w:ind w:left="0" w:firstLine="0"/>
              <w:jc w:val="center"/>
              <w:rPr>
                <w:lang w:val="en-US"/>
              </w:rPr>
            </w:pPr>
            <w:r w:rsidRPr="00341B3D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  <w:lang w:val="en-US"/>
              </w:rPr>
              <w:t>24</w:t>
            </w:r>
            <w:r>
              <w:rPr>
                <w:i/>
                <w:sz w:val="24"/>
              </w:rPr>
              <w:t xml:space="preserve"> </w:t>
            </w:r>
            <w:r w:rsidRPr="00341B3D">
              <w:rPr>
                <w:i/>
                <w:sz w:val="24"/>
              </w:rPr>
              <w:t xml:space="preserve"> –</w:t>
            </w:r>
            <w:r>
              <w:rPr>
                <w:i/>
                <w:sz w:val="24"/>
                <w:lang w:val="en-US"/>
              </w:rPr>
              <w:t xml:space="preserve"> </w:t>
            </w:r>
            <w:r w:rsidR="00D8058E" w:rsidRPr="00D8058E">
              <w:rPr>
                <w:i/>
                <w:sz w:val="24"/>
                <w:lang w:val="en-US"/>
              </w:rPr>
              <w:t>CServiceFoods</w:t>
            </w:r>
          </w:p>
        </w:tc>
      </w:tr>
      <w:tr w:rsidR="006E546F" w:rsidRPr="00962CE9" w:rsidTr="00B91323">
        <w:tc>
          <w:tcPr>
            <w:tcW w:w="9345" w:type="dxa"/>
          </w:tcPr>
          <w:p w:rsidR="006E546F" w:rsidRPr="00D8058E" w:rsidRDefault="00D8058E" w:rsidP="00D805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</w:pP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ru.psu.java.laba2.makmikcro.services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org.springframework.http.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ResponseEntity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org.springframework.stereotype.</w:t>
            </w:r>
            <w:r w:rsidRPr="00D8058E">
              <w:rPr>
                <w:rFonts w:ascii="Courier New" w:hAnsi="Courier New" w:cs="Courier New"/>
                <w:color w:val="9E880D"/>
                <w:sz w:val="20"/>
                <w:szCs w:val="20"/>
              </w:rPr>
              <w:t>Service</w:t>
            </w:r>
            <w:r w:rsidRPr="00D8058E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CDate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IDateWithCounter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ru.psu.java.laba2.makmikcro.repositories.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IRepositoryFoods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java.time.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LocalDate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java.util.*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/******************************************************************************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Сервис с бизнес-логикой для работы со списком еды.                         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@author Макарова П.Ф. 12.03.2023                                           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******************************************************************************/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D8058E">
              <w:rPr>
                <w:rFonts w:ascii="Courier New" w:hAnsi="Courier New" w:cs="Courier New"/>
                <w:color w:val="9E880D"/>
                <w:sz w:val="20"/>
                <w:szCs w:val="20"/>
              </w:rPr>
              <w:t>@Service</w:t>
            </w:r>
            <w:r w:rsidRPr="00D8058E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class 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CServiceFoods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/***************************************************************************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Конструктор.                                                            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D8058E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repositoryFoods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репозиторий с запросами к таблице еды в СУБД   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(устанавливается Spring-ом).                                            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***************************************************************************/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lastRenderedPageBreak/>
              <w:t xml:space="preserve">    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val </w:t>
            </w:r>
            <w:r w:rsidRPr="00D8058E"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repositoryFoods                         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IRepositoryFoods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                                          : 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IServiceFoods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* Список всей еды.                                         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************************************************************/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override fun </w:t>
            </w:r>
            <w:r w:rsidRPr="00D8058E">
              <w:rPr>
                <w:rFonts w:ascii="Courier New" w:hAnsi="Courier New" w:cs="Courier New"/>
                <w:color w:val="00627A"/>
                <w:sz w:val="20"/>
                <w:szCs w:val="20"/>
              </w:rPr>
              <w:t>getAll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()                   :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Iterable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{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D8058E">
              <w:rPr>
                <w:rFonts w:ascii="Courier New" w:hAnsi="Courier New" w:cs="Courier New"/>
                <w:color w:val="871094"/>
                <w:sz w:val="20"/>
                <w:szCs w:val="20"/>
              </w:rPr>
              <w:t>repositoryFoods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.findAll()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* Поиск еды по идентификатору.                              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* @param </w:t>
            </w:r>
            <w:r w:rsidRPr="00D8058E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id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идентификатор еды для поиска в формате UUID.  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*************************************************************/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override fun </w:t>
            </w:r>
            <w:r w:rsidRPr="00D8058E">
              <w:rPr>
                <w:rFonts w:ascii="Courier New" w:hAnsi="Courier New" w:cs="Courier New"/>
                <w:color w:val="00627A"/>
                <w:sz w:val="20"/>
                <w:szCs w:val="20"/>
              </w:rPr>
              <w:t>getById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(id: 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UUID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          : 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ResponseEntity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{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D8058E">
              <w:rPr>
                <w:rFonts w:ascii="Courier New" w:hAnsi="Courier New" w:cs="Courier New"/>
                <w:color w:val="871094"/>
                <w:sz w:val="20"/>
                <w:szCs w:val="20"/>
              </w:rPr>
              <w:t>repositoryFoods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.findById(id)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.map </w:t>
            </w:r>
            <w:r w:rsidRPr="00D8058E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 xml:space="preserve">{ 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food </w:t>
            </w:r>
            <w:r w:rsidRPr="00D8058E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 xml:space="preserve">-&gt; 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ResponseEntity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.ok(food) </w:t>
            </w:r>
            <w:r w:rsidRPr="00D8058E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>}</w:t>
            </w:r>
            <w:r w:rsidRPr="00D8058E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br/>
              <w:t xml:space="preserve">                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.orElse(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ResponseEntity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.notFound().build())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* Поиск еды по названию.                                    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* @param </w:t>
            </w:r>
            <w:r w:rsidRPr="00D8058E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name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название еды для поиска в формате String.   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*************************************************************/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override fun </w:t>
            </w:r>
            <w:r w:rsidRPr="00D8058E">
              <w:rPr>
                <w:rFonts w:ascii="Courier New" w:hAnsi="Courier New" w:cs="Courier New"/>
                <w:color w:val="00627A"/>
                <w:sz w:val="20"/>
                <w:szCs w:val="20"/>
              </w:rPr>
              <w:t>getByName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(name: 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: 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{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D8058E">
              <w:rPr>
                <w:rFonts w:ascii="Courier New" w:hAnsi="Courier New" w:cs="Courier New"/>
                <w:color w:val="871094"/>
                <w:sz w:val="20"/>
                <w:szCs w:val="20"/>
              </w:rPr>
              <w:t>repositoryFoods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.findByNameNative(name)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* Поиск еды по калориям.                                    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* @param </w:t>
            </w:r>
            <w:r w:rsidRPr="00D8058E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kal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калории еды для поиска в формате Double.     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*************************************************************/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override fun </w:t>
            </w:r>
            <w:r w:rsidRPr="00D8058E">
              <w:rPr>
                <w:rFonts w:ascii="Courier New" w:hAnsi="Courier New" w:cs="Courier New"/>
                <w:color w:val="00627A"/>
                <w:sz w:val="20"/>
                <w:szCs w:val="20"/>
              </w:rPr>
              <w:t>getByKal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(kal: 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Double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: 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{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D8058E">
              <w:rPr>
                <w:rFonts w:ascii="Courier New" w:hAnsi="Courier New" w:cs="Courier New"/>
                <w:color w:val="871094"/>
                <w:sz w:val="20"/>
                <w:szCs w:val="20"/>
              </w:rPr>
              <w:t>repositoryFoods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.findByKalNative(kal)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/****************************************************************************************************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* Поиск дней с определённой едой(Бананы).                                                 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***************************************************************************************************/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override fun </w:t>
            </w:r>
            <w:r w:rsidRPr="00D8058E">
              <w:rPr>
                <w:rFonts w:ascii="Courier New" w:hAnsi="Courier New" w:cs="Courier New"/>
                <w:color w:val="00627A"/>
                <w:sz w:val="20"/>
                <w:szCs w:val="20"/>
              </w:rPr>
              <w:t>getByDayN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() : 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{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D8058E">
              <w:rPr>
                <w:rFonts w:ascii="Courier New" w:hAnsi="Courier New" w:cs="Courier New"/>
                <w:color w:val="871094"/>
                <w:sz w:val="20"/>
                <w:szCs w:val="20"/>
              </w:rPr>
              <w:t>repositoryFoods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.findByNameNative(</w:t>
            </w:r>
            <w:r w:rsidRPr="00D8058E">
              <w:rPr>
                <w:rFonts w:ascii="Courier New" w:hAnsi="Courier New" w:cs="Courier New"/>
                <w:color w:val="067D17"/>
                <w:sz w:val="20"/>
                <w:szCs w:val="20"/>
              </w:rPr>
              <w:t>"Бананы"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override fun </w:t>
            </w:r>
            <w:r w:rsidRPr="00D8058E">
              <w:rPr>
                <w:rFonts w:ascii="Courier New" w:hAnsi="Courier New" w:cs="Courier New"/>
                <w:color w:val="00627A"/>
                <w:sz w:val="20"/>
                <w:szCs w:val="20"/>
              </w:rPr>
              <w:t>getWithMaxFoods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() : 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</w:rPr>
              <w:t>IDateWithCounter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{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return </w:t>
            </w:r>
            <w:r w:rsidRPr="00D8058E">
              <w:rPr>
                <w:rFonts w:ascii="Courier New" w:hAnsi="Courier New" w:cs="Courier New"/>
                <w:color w:val="871094"/>
                <w:sz w:val="20"/>
                <w:szCs w:val="20"/>
              </w:rPr>
              <w:t>repositoryFoods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t>.getDatesWithMaxFoods()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/***************************************************************************************************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* Создание/изменение еды.                                                                       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    * @param </w:t>
            </w:r>
            <w:r w:rsidRPr="00D8058E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  <w:lang w:val="en-US"/>
              </w:rPr>
              <w:t xml:space="preserve">food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-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данные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еды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                                                                      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lastRenderedPageBreak/>
              <w:t xml:space="preserve">         ***************************************************************************************************/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   </w:t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override fun </w:t>
            </w:r>
            <w:r w:rsidRPr="00D8058E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save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(food: 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CFood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{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D8058E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repositoryFoods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.save(food)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}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/***************************************************************************************************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    *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Удаление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еды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                                                                                  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    * @param </w:t>
            </w:r>
            <w:r w:rsidRPr="00D8058E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  <w:lang w:val="en-US"/>
              </w:rPr>
              <w:t xml:space="preserve">food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-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данные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еды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                                                                      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    ***************************************************************************************************/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   </w:t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override fun </w:t>
            </w:r>
            <w:r w:rsidRPr="00D8058E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delete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(food: 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CFood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{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D8058E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repositoryFoods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.delete(food)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}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/***************************************************************************************************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    *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Удаление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еды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по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идентификатору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                                                                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    * @param </w:t>
            </w:r>
            <w:r w:rsidRPr="00D8058E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  <w:lang w:val="en-US"/>
              </w:rPr>
              <w:t xml:space="preserve">id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-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идентификатор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еды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для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удаления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                                                    *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    ***************************************************************************************************/</w:t>
            </w:r>
            <w:r w:rsidRPr="00D8058E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   </w:t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override fun </w:t>
            </w:r>
            <w:r w:rsidRPr="00D8058E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deleteById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(id: 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): 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String</w:t>
            </w:r>
            <w:r w:rsidRPr="00D8058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{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return if 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(</w:t>
            </w:r>
            <w:r w:rsidRPr="00D8058E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repositoryFoods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.existsById(id)) {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    </w:t>
            </w:r>
            <w:r w:rsidRPr="00D8058E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repositoryFoods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.deleteById(id)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    </w:t>
            </w:r>
            <w:r w:rsidRPr="00D8058E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</w:t>
            </w:r>
            <w:r w:rsidRPr="00D8058E">
              <w:rPr>
                <w:rFonts w:ascii="Courier New" w:hAnsi="Courier New" w:cs="Courier New"/>
                <w:color w:val="067D17"/>
                <w:sz w:val="20"/>
                <w:szCs w:val="20"/>
              </w:rPr>
              <w:t>Элемент</w:t>
            </w:r>
            <w:r w:rsidRPr="00D8058E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 xml:space="preserve"> </w:t>
            </w:r>
            <w:r w:rsidRPr="00D8058E">
              <w:rPr>
                <w:rFonts w:ascii="Courier New" w:hAnsi="Courier New" w:cs="Courier New"/>
                <w:color w:val="067D17"/>
                <w:sz w:val="20"/>
                <w:szCs w:val="20"/>
              </w:rPr>
              <w:t>удалён</w:t>
            </w:r>
            <w:r w:rsidRPr="00D8058E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</w:t>
            </w:r>
            <w:r w:rsidRPr="00D8058E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br/>
              <w:t xml:space="preserve">            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}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        </w:t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else</w:t>
            </w:r>
            <w:r w:rsidRPr="00D8058E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br/>
              <w:t xml:space="preserve">                </w:t>
            </w:r>
            <w:r w:rsidRPr="00D8058E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</w:t>
            </w:r>
            <w:r w:rsidRPr="00D8058E">
              <w:rPr>
                <w:rFonts w:ascii="Courier New" w:hAnsi="Courier New" w:cs="Courier New"/>
                <w:color w:val="067D17"/>
                <w:sz w:val="20"/>
                <w:szCs w:val="20"/>
              </w:rPr>
              <w:t>Элемент</w:t>
            </w:r>
            <w:r w:rsidRPr="00D8058E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 xml:space="preserve"> </w:t>
            </w:r>
            <w:r w:rsidRPr="00D8058E">
              <w:rPr>
                <w:rFonts w:ascii="Courier New" w:hAnsi="Courier New" w:cs="Courier New"/>
                <w:color w:val="067D17"/>
                <w:sz w:val="20"/>
                <w:szCs w:val="20"/>
              </w:rPr>
              <w:t>не</w:t>
            </w:r>
            <w:r w:rsidRPr="00D8058E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 xml:space="preserve"> </w:t>
            </w:r>
            <w:r w:rsidRPr="00D8058E">
              <w:rPr>
                <w:rFonts w:ascii="Courier New" w:hAnsi="Courier New" w:cs="Courier New"/>
                <w:color w:val="067D17"/>
                <w:sz w:val="20"/>
                <w:szCs w:val="20"/>
              </w:rPr>
              <w:t>найден</w:t>
            </w:r>
            <w:r w:rsidRPr="00D8058E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t>"</w:t>
            </w:r>
            <w:r w:rsidRPr="00D8058E">
              <w:rPr>
                <w:rFonts w:ascii="Courier New" w:hAnsi="Courier New" w:cs="Courier New"/>
                <w:color w:val="067D17"/>
                <w:sz w:val="20"/>
                <w:szCs w:val="20"/>
                <w:lang w:val="en-US"/>
              </w:rPr>
              <w:br/>
              <w:t xml:space="preserve">        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}</w:t>
            </w:r>
            <w:r w:rsidRPr="00D8058E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>}</w:t>
            </w:r>
          </w:p>
        </w:tc>
      </w:tr>
    </w:tbl>
    <w:p w:rsidR="006E546F" w:rsidRPr="00D8058E" w:rsidRDefault="006E546F" w:rsidP="006E546F">
      <w:pPr>
        <w:pStyle w:val="af4"/>
        <w:ind w:left="0" w:firstLine="0"/>
        <w:jc w:val="left"/>
        <w:rPr>
          <w:lang w:val="en-US"/>
        </w:rPr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E546F" w:rsidTr="00B91323">
        <w:tc>
          <w:tcPr>
            <w:tcW w:w="9345" w:type="dxa"/>
          </w:tcPr>
          <w:p w:rsidR="006E546F" w:rsidRPr="006E546F" w:rsidRDefault="006E546F" w:rsidP="00990524">
            <w:pPr>
              <w:pStyle w:val="af4"/>
              <w:ind w:left="0" w:firstLine="0"/>
              <w:jc w:val="center"/>
              <w:rPr>
                <w:lang w:val="en-US"/>
              </w:rPr>
            </w:pPr>
            <w:r w:rsidRPr="00341B3D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  <w:lang w:val="en-US"/>
              </w:rPr>
              <w:t>25</w:t>
            </w:r>
            <w:r>
              <w:rPr>
                <w:i/>
                <w:sz w:val="24"/>
              </w:rPr>
              <w:t xml:space="preserve"> </w:t>
            </w:r>
            <w:r w:rsidRPr="00341B3D">
              <w:rPr>
                <w:i/>
                <w:sz w:val="24"/>
              </w:rPr>
              <w:t xml:space="preserve"> –</w:t>
            </w:r>
            <w:r>
              <w:rPr>
                <w:i/>
                <w:sz w:val="24"/>
                <w:lang w:val="en-US"/>
              </w:rPr>
              <w:t xml:space="preserve"> </w:t>
            </w:r>
            <w:r w:rsidR="00D8058E" w:rsidRPr="00D8058E">
              <w:rPr>
                <w:i/>
                <w:sz w:val="24"/>
                <w:lang w:val="en-US"/>
              </w:rPr>
              <w:t>CSer</w:t>
            </w:r>
            <w:r w:rsidR="00D8058E">
              <w:rPr>
                <w:i/>
                <w:sz w:val="24"/>
                <w:lang w:val="en-US"/>
              </w:rPr>
              <w:t>viceTimeInterval</w:t>
            </w:r>
            <w:r w:rsidR="00D8058E" w:rsidRPr="00D8058E">
              <w:rPr>
                <w:i/>
                <w:sz w:val="24"/>
                <w:lang w:val="en-US"/>
              </w:rPr>
              <w:t>s</w:t>
            </w:r>
          </w:p>
        </w:tc>
      </w:tr>
      <w:tr w:rsidR="006E546F" w:rsidRPr="00B91323" w:rsidTr="00B91323">
        <w:tc>
          <w:tcPr>
            <w:tcW w:w="9345" w:type="dxa"/>
          </w:tcPr>
          <w:p w:rsidR="006E546F" w:rsidRPr="000E695D" w:rsidRDefault="00B91323" w:rsidP="00B913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B9132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ru.psu.java.laba2.makmikcro.services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B9132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org.springframework.beans.factory.annotation.</w:t>
            </w:r>
            <w:r w:rsidRPr="00B91323">
              <w:rPr>
                <w:rFonts w:ascii="Courier New" w:hAnsi="Courier New" w:cs="Courier New"/>
                <w:color w:val="9E880D"/>
                <w:sz w:val="20"/>
                <w:szCs w:val="20"/>
              </w:rPr>
              <w:t>Autowired</w:t>
            </w:r>
            <w:r w:rsidRPr="00B91323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B9132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org.springframework.stereotype.</w:t>
            </w:r>
            <w:r w:rsidRPr="00B91323">
              <w:rPr>
                <w:rFonts w:ascii="Courier New" w:hAnsi="Courier New" w:cs="Courier New"/>
                <w:color w:val="9E880D"/>
                <w:sz w:val="20"/>
                <w:szCs w:val="20"/>
              </w:rPr>
              <w:t>Service</w:t>
            </w:r>
            <w:r w:rsidRPr="00B91323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B9132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</w:rPr>
              <w:t>CDate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B9132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</w:rPr>
              <w:t>CTimeInterval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B9132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ru.psu.java.laba2.makmikcro.repositories.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</w:rPr>
              <w:t>IRepositoryTimeIntervals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B9132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t>java.util.*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B91323">
              <w:rPr>
                <w:rFonts w:ascii="Courier New" w:hAnsi="Courier New" w:cs="Courier New"/>
                <w:color w:val="9E880D"/>
                <w:sz w:val="20"/>
                <w:szCs w:val="20"/>
              </w:rPr>
              <w:t>@Service</w:t>
            </w:r>
            <w:r w:rsidRPr="00B91323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B9132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class 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CServiceTimeIntervals 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</w:rPr>
              <w:t>IServiceTimeIntervals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B91323">
              <w:rPr>
                <w:rFonts w:ascii="Courier New" w:hAnsi="Courier New" w:cs="Courier New"/>
                <w:color w:val="9E880D"/>
                <w:sz w:val="20"/>
                <w:szCs w:val="20"/>
              </w:rPr>
              <w:t>@Autowired</w:t>
            </w:r>
            <w:r w:rsidRPr="00B91323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B9132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lateinit var </w:t>
            </w:r>
            <w:r w:rsidRPr="00B91323">
              <w:rPr>
                <w:rFonts w:ascii="Courier New" w:hAnsi="Courier New" w:cs="Courier New"/>
                <w:color w:val="871094"/>
                <w:sz w:val="20"/>
                <w:szCs w:val="20"/>
              </w:rPr>
              <w:t>repositoryTimeIntervals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</w:rPr>
              <w:t>IRepositoryTimeIntervals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B9132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/************************************************************************************************</w:t>
            </w:r>
            <w:r w:rsidRPr="00B9132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Создание временного интервала.                                                                                 </w:t>
            </w:r>
            <w:r w:rsidRPr="00B9132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lastRenderedPageBreak/>
              <w:t>*</w:t>
            </w:r>
            <w:r w:rsidRPr="00B9132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***************************************************************************************************/</w:t>
            </w:r>
            <w:r w:rsidRPr="00B9132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B9132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override fun </w:t>
            </w:r>
            <w:r w:rsidRPr="00B91323">
              <w:rPr>
                <w:rFonts w:ascii="Courier New" w:hAnsi="Courier New" w:cs="Courier New"/>
                <w:color w:val="00627A"/>
                <w:sz w:val="20"/>
                <w:szCs w:val="20"/>
              </w:rPr>
              <w:t>save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(timeinterval: 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</w:rPr>
              <w:t>CTimeInterval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B9132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try 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B91323">
              <w:rPr>
                <w:rFonts w:ascii="Courier New" w:hAnsi="Courier New" w:cs="Courier New"/>
                <w:color w:val="871094"/>
                <w:sz w:val="20"/>
                <w:szCs w:val="20"/>
              </w:rPr>
              <w:t>repositoryTimeIntervals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t>.save(timeinterval)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B9132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catch 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e 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</w:rPr>
              <w:t>Exception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{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B91323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throw 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t>Exception(</w:t>
            </w:r>
            <w:r w:rsidRPr="00B91323">
              <w:rPr>
                <w:rFonts w:ascii="Courier New" w:hAnsi="Courier New" w:cs="Courier New"/>
                <w:color w:val="067D17"/>
                <w:sz w:val="20"/>
                <w:szCs w:val="20"/>
              </w:rPr>
              <w:t>"Не указаны обязательные данные для еды!"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</w:rPr>
              <w:t>e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B9132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/****************************************************************************************************</w:t>
            </w:r>
            <w:r w:rsidRPr="00B9132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Поиск еды по идентификатору.                                                                *</w:t>
            </w:r>
            <w:r w:rsidRPr="00B9132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B91323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id </w:t>
            </w:r>
            <w:r w:rsidRPr="00B91323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- идентификатор еды для поиска в формате UUID.                                    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*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***************************************************************************************************/</w:t>
            </w:r>
            <w:r w:rsidRPr="000E695D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B91323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override</w:t>
            </w:r>
            <w:r w:rsidRPr="000E695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r w:rsidRPr="00B91323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fun</w:t>
            </w:r>
            <w:r w:rsidRPr="000E695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r w:rsidRPr="00B91323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getAllByTimeIntervalId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id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): 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List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CTimeInterval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B91323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return</w:t>
            </w:r>
            <w:r w:rsidRPr="000E695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r w:rsidRPr="00B91323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repositoryTimeIntervals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findAllById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id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B91323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override</w:t>
            </w:r>
            <w:r w:rsidRPr="000E695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r w:rsidRPr="00B91323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fun</w:t>
            </w:r>
            <w:r w:rsidRPr="000E695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r w:rsidRPr="00B91323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getAllTimeIntervals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(): 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List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CTimeInterval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&gt; {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B91323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val</w:t>
            </w:r>
            <w:r w:rsidRPr="000E695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list</w:t>
            </w:r>
            <w:r w:rsidRPr="000E695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ArrayList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CTimeInterval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&gt;()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list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B91323">
              <w:rPr>
                <w:rFonts w:ascii="Courier New" w:hAnsi="Courier New" w:cs="Courier New"/>
                <w:i/>
                <w:iCs/>
                <w:color w:val="00627A"/>
                <w:sz w:val="20"/>
                <w:szCs w:val="20"/>
                <w:lang w:val="en-US"/>
              </w:rPr>
              <w:t>addAll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B91323">
              <w:rPr>
                <w:rFonts w:ascii="Courier New" w:hAnsi="Courier New" w:cs="Courier New"/>
                <w:color w:val="871094"/>
                <w:sz w:val="20"/>
                <w:szCs w:val="20"/>
                <w:lang w:val="en-US"/>
              </w:rPr>
              <w:t>repositoryTimeIntervals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B91323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findAll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())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B91323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>return</w:t>
            </w:r>
            <w:r w:rsidRPr="000E695D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r w:rsidRPr="00B9132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list</w:t>
            </w:r>
            <w:r w:rsidRPr="000E695D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0E695D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:rsidR="006E546F" w:rsidRPr="000E695D" w:rsidRDefault="006E546F" w:rsidP="006E546F">
      <w:pPr>
        <w:pStyle w:val="af4"/>
        <w:ind w:left="0" w:firstLine="0"/>
        <w:jc w:val="left"/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E546F" w:rsidTr="00B91323">
        <w:tc>
          <w:tcPr>
            <w:tcW w:w="9345" w:type="dxa"/>
          </w:tcPr>
          <w:p w:rsidR="006E546F" w:rsidRPr="00D8058E" w:rsidRDefault="006E546F" w:rsidP="00990524">
            <w:pPr>
              <w:pStyle w:val="af4"/>
              <w:ind w:left="0" w:firstLine="0"/>
              <w:jc w:val="center"/>
            </w:pPr>
            <w:r w:rsidRPr="00341B3D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  <w:lang w:val="en-US"/>
              </w:rPr>
              <w:t>26</w:t>
            </w:r>
            <w:r>
              <w:rPr>
                <w:i/>
                <w:sz w:val="24"/>
              </w:rPr>
              <w:t xml:space="preserve"> </w:t>
            </w:r>
            <w:r w:rsidRPr="00341B3D">
              <w:rPr>
                <w:i/>
                <w:sz w:val="24"/>
              </w:rPr>
              <w:t xml:space="preserve"> –</w:t>
            </w:r>
            <w:r>
              <w:rPr>
                <w:i/>
                <w:sz w:val="24"/>
                <w:lang w:val="en-US"/>
              </w:rPr>
              <w:t xml:space="preserve"> </w:t>
            </w:r>
            <w:r w:rsidR="00D8058E">
              <w:rPr>
                <w:i/>
                <w:sz w:val="24"/>
                <w:lang w:val="en-US"/>
              </w:rPr>
              <w:t>CServiceWord</w:t>
            </w:r>
          </w:p>
        </w:tc>
      </w:tr>
      <w:tr w:rsidR="006E546F" w:rsidTr="00B91323">
        <w:tc>
          <w:tcPr>
            <w:tcW w:w="9345" w:type="dxa"/>
          </w:tcPr>
          <w:p w:rsidR="006E546F" w:rsidRPr="00864171" w:rsidRDefault="00864171" w:rsidP="008641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ru.psu.java.laba2.makmikcro.services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org.apache.poi.xwpf.usermodel.*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org.springframework.stereotype.</w:t>
            </w:r>
            <w:r w:rsidRPr="00864171">
              <w:rPr>
                <w:rFonts w:ascii="Courier New" w:hAnsi="Courier New" w:cs="Courier New"/>
                <w:color w:val="9E880D"/>
                <w:sz w:val="20"/>
                <w:szCs w:val="20"/>
              </w:rPr>
              <w:t>Service</w:t>
            </w:r>
            <w:r w:rsidRPr="00864171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IDateWithCounter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java.io.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ByteArrayInputStream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java.io.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ByteArrayOutputStream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java.io.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IOException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java.io.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InputStream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java.time.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LocalDate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javax.servlet.http.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HttpServletResponse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9E880D"/>
                <w:sz w:val="20"/>
                <w:szCs w:val="20"/>
              </w:rPr>
              <w:t>@Service</w:t>
            </w:r>
            <w:r w:rsidRPr="00864171">
              <w:rPr>
                <w:rFonts w:ascii="Courier New" w:hAnsi="Courier New" w:cs="Courier New"/>
                <w:color w:val="9E880D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class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CServiceWord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val </w:t>
            </w:r>
            <w:r w:rsidRPr="00864171">
              <w:rPr>
                <w:rFonts w:ascii="Courier New" w:hAnsi="Courier New" w:cs="Courier New"/>
                <w:color w:val="871094"/>
                <w:sz w:val="20"/>
                <w:szCs w:val="20"/>
              </w:rPr>
              <w:t>serviceFoods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IServiceFoods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IServiceWord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/****************************************************************************************************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Создание заголовка для файла-отчёта.                                                           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864171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document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заготовка файла-отчёта.                                                      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****************************************************************************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lastRenderedPageBreak/>
              <w:t>***********************/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</w:rPr>
              <w:t>createTitle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document: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XWPFDocument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//Создание параграфа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val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par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= document.createParagraph()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//Центрирование параграфа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par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alignment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ParagraphAlignment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CENTER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//Создание куска текста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val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run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par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.createRun()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//Установка содержимого текста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run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.setText(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"Список дат с максимальным количеством еды меньше 400 калорий и количество этой еды"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//Жирность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run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isBold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>true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//Шрифт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run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fontFamily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"!GOST_A"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//Размер шрифта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run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fontSize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20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run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color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"2A52BE"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</w:rPr>
              <w:t>createTitleDayN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document: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XWPFDocument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//Создание параграфа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document.</w:t>
            </w:r>
            <w:proofErr w:type="gramStart"/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createParagraph(</w:t>
            </w:r>
            <w:proofErr w:type="gramEnd"/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).</w:t>
            </w:r>
            <w:proofErr w:type="gramStart"/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createRun(</w:t>
            </w:r>
            <w:proofErr w:type="gramEnd"/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).setText(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 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val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par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= document.createParagraph()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//Центрирование параграфа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par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alignment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ParagraphAlignment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CENTER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//Создание куска текста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val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run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par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.createRun()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//Установка содержимого текста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run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.setText(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"Дни, когда были записаны Бананы"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//Жирность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run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isBold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>true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//Шрифт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run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fontFamily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"!GOST_A"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//Размер шрифта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run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fontSize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20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run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color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"4682B4"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//Стиль текста шапок таблицы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</w:rPr>
              <w:t>createHeaderCell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row: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XWPFTableRow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pos: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Int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text: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val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par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XWPFParagraph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val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run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XWPFRun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val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cell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XWPFTableCell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cell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= row.getCell(pos)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par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cell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.addParagraph()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par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alignment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ParagraphAlignment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CENTER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par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verticalAlignment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TextAlignment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BOTTOM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run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par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.createRun()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//Установка содержимого текста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run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.setText(text)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//Жирность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run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isBold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>true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//Шрифт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run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fontFamily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"Times New Roman"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//Размер шрифта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run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fontSize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10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//Цвет шрифта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run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color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"5171D1"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//Стиль текста содержимого таблицы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</w:rPr>
              <w:t>createCell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row: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XWPFTableRow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pos: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Int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text: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val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par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XWPFParagraph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val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run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XWPFRun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val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cell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XWPFTableCell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cell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= row.getCell(pos)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par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cell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.addParagraph()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par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alignment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ParagraphAlignment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CENTER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par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verticalAlignment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TextAlignment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BOTTOM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run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par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.createRun()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//Установка содержимого текста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run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.setText(text)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//Жирность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run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isBold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>true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//Шрифт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run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fontFamily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"Times New Roman"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//Размер шрифта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run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fontSize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10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/****************************************************************************************************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Создание таблицы с едой в файле-отчёте.                                                    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864171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document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заготовка файла-отчёта.                                                      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864171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datesList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даты, данные которых выводятся в отчёт.                                  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***************************************************************************************************/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</w:rPr>
              <w:t>createTableNight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document: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XWPFDocument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datesList: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Iterable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IDateWithCounter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) 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val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table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= document.createTable(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width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 xml:space="preserve">5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*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1900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var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row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.getRow(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createHeaderCell(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"Дата"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createHeaderCell(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"Количество еды"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//Создание строк с информацией по датам.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for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date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datesList) 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row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.createRow()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date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871094"/>
                <w:sz w:val="20"/>
                <w:szCs w:val="20"/>
              </w:rPr>
              <w:t>date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00627A"/>
                <w:sz w:val="20"/>
                <w:szCs w:val="20"/>
              </w:rPr>
              <w:t xml:space="preserve">let 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 xml:space="preserve">{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createCell(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>it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>}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date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871094"/>
                <w:sz w:val="20"/>
                <w:szCs w:val="20"/>
              </w:rPr>
              <w:t>count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00627A"/>
                <w:sz w:val="20"/>
                <w:szCs w:val="20"/>
              </w:rPr>
              <w:t xml:space="preserve">let 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 xml:space="preserve">{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createCell(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>it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.toString()) 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>}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lastRenderedPageBreak/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//Прокраска границ таблицы. Необходимость надо проверять в MS Word.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.setBottomBorder(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XWPFBorderType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SINGLE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8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"000000"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.setTopBorder(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XWPFBorderType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SINGLE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8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"000000"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.setLeftBorder(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XWPFBorderType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SINGLE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8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"000000"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.setRightBorder(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XWPFBorderType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SINGLE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8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"000000"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.setInsideHBorder(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XWPFBorderType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SINGLE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8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"000000"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.setInsideVBorder(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XWPFBorderType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SINGLE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8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"000000"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private 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</w:rPr>
              <w:t>createTableDayN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document: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XWPFDocument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foodList: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) 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val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table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= document.createTable(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5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width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 xml:space="preserve">5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*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1900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var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row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.getRow(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createHeaderCell(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"Дата"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createHeaderCell(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"Временной промежуток"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createHeaderCell(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"Время"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createHeaderCell(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3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"Еда"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createHeaderCell(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4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"Калории"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//Создание строк с информацией по еде.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for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food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foodList) 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row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.createRow()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food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date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!=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>null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food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871094"/>
                <w:sz w:val="20"/>
                <w:szCs w:val="20"/>
              </w:rPr>
              <w:t>date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!!.</w:t>
            </w:r>
            <w:r w:rsidRPr="00864171">
              <w:rPr>
                <w:rFonts w:ascii="Courier New" w:hAnsi="Courier New" w:cs="Courier New"/>
                <w:color w:val="871094"/>
                <w:sz w:val="20"/>
                <w:szCs w:val="20"/>
              </w:rPr>
              <w:t>date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?.</w:t>
            </w:r>
            <w:r w:rsidRPr="00864171">
              <w:rPr>
                <w:rFonts w:ascii="Courier New" w:hAnsi="Courier New" w:cs="Courier New"/>
                <w:i/>
                <w:iCs/>
                <w:color w:val="00627A"/>
                <w:sz w:val="20"/>
                <w:szCs w:val="20"/>
              </w:rPr>
              <w:t xml:space="preserve">let 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 xml:space="preserve">{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createCell(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>it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.toString()) 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>}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}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else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createCell(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"День не найден"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}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food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timeinterval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!=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>null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food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871094"/>
                <w:sz w:val="20"/>
                <w:szCs w:val="20"/>
              </w:rPr>
              <w:t>timeinterval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!!.</w:t>
            </w:r>
            <w:r w:rsidRPr="00864171">
              <w:rPr>
                <w:rFonts w:ascii="Courier New" w:hAnsi="Courier New" w:cs="Courier New"/>
                <w:color w:val="871094"/>
                <w:sz w:val="20"/>
                <w:szCs w:val="20"/>
              </w:rPr>
              <w:t>name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?.</w:t>
            </w:r>
            <w:r w:rsidRPr="00864171">
              <w:rPr>
                <w:rFonts w:ascii="Courier New" w:hAnsi="Courier New" w:cs="Courier New"/>
                <w:i/>
                <w:iCs/>
                <w:color w:val="00627A"/>
                <w:sz w:val="20"/>
                <w:szCs w:val="20"/>
              </w:rPr>
              <w:t xml:space="preserve">let 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 xml:space="preserve">{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createCell(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>it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>}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}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else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createCell(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1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"Временной промежуток не найден"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}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food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871094"/>
                <w:sz w:val="20"/>
                <w:szCs w:val="20"/>
              </w:rPr>
              <w:t xml:space="preserve">timeinterval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!=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>null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 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food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871094"/>
                <w:sz w:val="20"/>
                <w:szCs w:val="20"/>
              </w:rPr>
              <w:t>timeinterval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!!.</w:t>
            </w:r>
            <w:r w:rsidRPr="00864171">
              <w:rPr>
                <w:rFonts w:ascii="Courier New" w:hAnsi="Courier New" w:cs="Courier New"/>
                <w:color w:val="871094"/>
                <w:sz w:val="20"/>
                <w:szCs w:val="20"/>
              </w:rPr>
              <w:t>vr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?.</w:t>
            </w:r>
            <w:r w:rsidRPr="00864171">
              <w:rPr>
                <w:rFonts w:ascii="Courier New" w:hAnsi="Courier New" w:cs="Courier New"/>
                <w:i/>
                <w:iCs/>
                <w:color w:val="00627A"/>
                <w:sz w:val="20"/>
                <w:szCs w:val="20"/>
              </w:rPr>
              <w:t xml:space="preserve">let 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 xml:space="preserve">{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createCell(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>it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>}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}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else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    createCell(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2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"Временной промежуток не найден"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}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food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871094"/>
                <w:sz w:val="20"/>
                <w:szCs w:val="20"/>
              </w:rPr>
              <w:t>name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?.</w:t>
            </w:r>
            <w:r w:rsidRPr="00864171">
              <w:rPr>
                <w:rFonts w:ascii="Courier New" w:hAnsi="Courier New" w:cs="Courier New"/>
                <w:i/>
                <w:iCs/>
                <w:color w:val="00627A"/>
                <w:sz w:val="20"/>
                <w:szCs w:val="20"/>
              </w:rPr>
              <w:t xml:space="preserve">let 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 xml:space="preserve">{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createCell(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3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>it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>}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food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871094"/>
                <w:sz w:val="20"/>
                <w:szCs w:val="20"/>
              </w:rPr>
              <w:t>kal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00627A"/>
                <w:sz w:val="20"/>
                <w:szCs w:val="20"/>
              </w:rPr>
              <w:t xml:space="preserve">let 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 xml:space="preserve">{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createCell(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row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4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>it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.toString()) 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t>}</w:t>
            </w:r>
            <w:r w:rsidRPr="00864171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//Прокраска границ таблицы. Необходимость надо проверять в MS Word.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.setBottomBorder(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XWPFBorderType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SINGLE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8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"000000"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.setTopBorder(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XWPFBorderType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SINGLE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8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"000000"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.setLeftBorder(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XWPFBorderType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SINGLE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8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"000000"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.setRightBorder(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XWPFBorderType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SINGLE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8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"000000"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.setInsideHBorder(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XWPFBorderType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SINGLE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8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"000000"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.setInsideVBorder(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XWPFTable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XWPFBorderType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SINGLE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8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1750EB"/>
                <w:sz w:val="20"/>
                <w:szCs w:val="20"/>
              </w:rPr>
              <w:t>0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"000000"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}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override 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</w:rPr>
              <w:t>downloadWord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(response: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HttpServletResponse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try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val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= ByteArrayOutputStream()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val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doc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= XWPFDocument()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//Заголовок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createTitle(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doc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//Таблица с датами.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createTableNight(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doc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871094"/>
                <w:sz w:val="20"/>
                <w:szCs w:val="20"/>
              </w:rPr>
              <w:t>serviceFoods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.getWithMaxFoods())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//Заголовок 2 таблицы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createTitleDayN(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doc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//Таблица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датами еды Бананы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createTableDayN(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doc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864171">
              <w:rPr>
                <w:rFonts w:ascii="Courier New" w:hAnsi="Courier New" w:cs="Courier New"/>
                <w:color w:val="871094"/>
                <w:sz w:val="20"/>
                <w:szCs w:val="20"/>
              </w:rPr>
              <w:t>serviceFoods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.getByDayN())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doc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.write(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b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 doc должен быть XWPFDocument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val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inputStream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InputStream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= ByteArrayInputStream(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b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.toByteArray())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response.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 xml:space="preserve">contentType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t>"application/vnd.openxmlformats-officedocument.wordprocessingml.document"</w:t>
            </w:r>
            <w:r w:rsidRPr="00864171">
              <w:rPr>
                <w:rFonts w:ascii="Courier New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org.apache.commons.io.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IOUtils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.copy(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inputStream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, response.</w:t>
            </w:r>
            <w:r w:rsidRPr="00864171">
              <w:rPr>
                <w:rFonts w:ascii="Courier New" w:hAnsi="Courier New" w:cs="Courier New"/>
                <w:i/>
                <w:iCs/>
                <w:color w:val="871094"/>
                <w:sz w:val="20"/>
                <w:szCs w:val="20"/>
              </w:rPr>
              <w:t>outputStream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response.flushBuffer();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catch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ex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IOException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 {}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:rsidR="006E546F" w:rsidRDefault="006E546F" w:rsidP="006E546F">
      <w:pPr>
        <w:pStyle w:val="af4"/>
        <w:ind w:left="0" w:firstLine="0"/>
        <w:jc w:val="left"/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E546F" w:rsidTr="00B91323">
        <w:tc>
          <w:tcPr>
            <w:tcW w:w="9345" w:type="dxa"/>
          </w:tcPr>
          <w:p w:rsidR="006E546F" w:rsidRPr="006E546F" w:rsidRDefault="006E546F" w:rsidP="00990524">
            <w:pPr>
              <w:pStyle w:val="af4"/>
              <w:ind w:left="0" w:firstLine="0"/>
              <w:jc w:val="center"/>
            </w:pPr>
            <w:r w:rsidRPr="00341B3D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  <w:lang w:val="en-US"/>
              </w:rPr>
              <w:t>27</w:t>
            </w:r>
            <w:r>
              <w:rPr>
                <w:i/>
                <w:sz w:val="24"/>
              </w:rPr>
              <w:t xml:space="preserve"> </w:t>
            </w:r>
            <w:r w:rsidRPr="00341B3D">
              <w:rPr>
                <w:i/>
                <w:sz w:val="24"/>
              </w:rPr>
              <w:t xml:space="preserve"> –</w:t>
            </w:r>
            <w:r>
              <w:rPr>
                <w:i/>
                <w:sz w:val="24"/>
                <w:lang w:val="en-US"/>
              </w:rPr>
              <w:t xml:space="preserve"> </w:t>
            </w:r>
            <w:r w:rsidR="00864171" w:rsidRPr="00864171">
              <w:rPr>
                <w:i/>
                <w:sz w:val="24"/>
                <w:lang w:val="en-US"/>
              </w:rPr>
              <w:t>IServiceDates</w:t>
            </w:r>
          </w:p>
        </w:tc>
      </w:tr>
      <w:tr w:rsidR="006E546F" w:rsidRPr="00962CE9" w:rsidTr="00B91323">
        <w:tc>
          <w:tcPr>
            <w:tcW w:w="9345" w:type="dxa"/>
          </w:tcPr>
          <w:p w:rsidR="006E546F" w:rsidRPr="00864171" w:rsidRDefault="00864171" w:rsidP="008641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</w:pP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ru.psu.java.laba2.makmikcro.services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CDate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java.util.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UUID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Интерфейс сервиса с бизнес-логикой для работы со списком полетов.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* @author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Макарова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П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Ф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 12.03.2023.                                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**********************************************************************/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interface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IServiceDates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save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(date 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CDate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getAllByDateId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(id: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):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List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&lt;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CDate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getAllDates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():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List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&lt;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CDate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>}</w:t>
            </w:r>
          </w:p>
        </w:tc>
      </w:tr>
    </w:tbl>
    <w:p w:rsidR="006E546F" w:rsidRPr="00864171" w:rsidRDefault="006E546F" w:rsidP="006E546F">
      <w:pPr>
        <w:pStyle w:val="af4"/>
        <w:ind w:left="0" w:firstLine="0"/>
        <w:jc w:val="left"/>
        <w:rPr>
          <w:lang w:val="en-US"/>
        </w:rPr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E546F" w:rsidTr="00B91323">
        <w:tc>
          <w:tcPr>
            <w:tcW w:w="9345" w:type="dxa"/>
          </w:tcPr>
          <w:p w:rsidR="006E546F" w:rsidRPr="006E546F" w:rsidRDefault="006E546F" w:rsidP="00990524">
            <w:pPr>
              <w:pStyle w:val="af4"/>
              <w:ind w:left="0" w:firstLine="0"/>
              <w:jc w:val="center"/>
              <w:rPr>
                <w:lang w:val="en-US"/>
              </w:rPr>
            </w:pPr>
            <w:r w:rsidRPr="00341B3D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  <w:lang w:val="en-US"/>
              </w:rPr>
              <w:t>28</w:t>
            </w:r>
            <w:r>
              <w:rPr>
                <w:i/>
                <w:sz w:val="24"/>
              </w:rPr>
              <w:t xml:space="preserve"> </w:t>
            </w:r>
            <w:r w:rsidRPr="00341B3D">
              <w:rPr>
                <w:i/>
                <w:sz w:val="24"/>
              </w:rPr>
              <w:t xml:space="preserve"> –</w:t>
            </w:r>
            <w:r>
              <w:rPr>
                <w:i/>
                <w:sz w:val="24"/>
                <w:lang w:val="en-US"/>
              </w:rPr>
              <w:t xml:space="preserve"> </w:t>
            </w:r>
            <w:r w:rsidR="00864171" w:rsidRPr="00864171">
              <w:rPr>
                <w:i/>
                <w:sz w:val="24"/>
                <w:lang w:val="en-US"/>
              </w:rPr>
              <w:t>IServiceExcel</w:t>
            </w:r>
          </w:p>
        </w:tc>
      </w:tr>
      <w:tr w:rsidR="006E546F" w:rsidRPr="00962CE9" w:rsidTr="00B91323">
        <w:tc>
          <w:tcPr>
            <w:tcW w:w="9345" w:type="dxa"/>
          </w:tcPr>
          <w:p w:rsidR="006E546F" w:rsidRPr="00864171" w:rsidRDefault="00864171" w:rsidP="008641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</w:pP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ru.psu.java.laba2.makmikcro.services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org.springframework.web.multipart.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MultipartFile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/***************************************************************************************************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Интерфейс сервиса с бизнес-логикой для работы с входными данными.                       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lastRenderedPageBreak/>
              <w:t>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* @author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Макарова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П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Ф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 12.03.2023                                                              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***************************************************************************************************/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interface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IServiceExcel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uploadExcel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(file 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MultipartFile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)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//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загрузка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данных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}</w:t>
            </w:r>
          </w:p>
        </w:tc>
      </w:tr>
    </w:tbl>
    <w:p w:rsidR="006E546F" w:rsidRPr="00864171" w:rsidRDefault="006E546F" w:rsidP="006E546F">
      <w:pPr>
        <w:pStyle w:val="af4"/>
        <w:ind w:left="0" w:firstLine="0"/>
        <w:jc w:val="left"/>
        <w:rPr>
          <w:lang w:val="en-US"/>
        </w:rPr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E546F" w:rsidTr="00B91323">
        <w:tc>
          <w:tcPr>
            <w:tcW w:w="9345" w:type="dxa"/>
          </w:tcPr>
          <w:p w:rsidR="006E546F" w:rsidRDefault="006E546F" w:rsidP="00990524">
            <w:pPr>
              <w:pStyle w:val="af4"/>
              <w:ind w:left="0" w:firstLine="0"/>
              <w:jc w:val="center"/>
            </w:pPr>
            <w:r w:rsidRPr="00341B3D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  <w:lang w:val="en-US"/>
              </w:rPr>
              <w:t>29</w:t>
            </w:r>
            <w:r>
              <w:rPr>
                <w:i/>
                <w:sz w:val="24"/>
              </w:rPr>
              <w:t xml:space="preserve"> </w:t>
            </w:r>
            <w:r w:rsidRPr="00341B3D">
              <w:rPr>
                <w:i/>
                <w:sz w:val="24"/>
              </w:rPr>
              <w:t xml:space="preserve"> –</w:t>
            </w:r>
            <w:r w:rsidR="00864171">
              <w:rPr>
                <w:i/>
                <w:sz w:val="24"/>
              </w:rPr>
              <w:t xml:space="preserve"> </w:t>
            </w:r>
            <w:r w:rsidR="00864171" w:rsidRPr="00864171">
              <w:rPr>
                <w:i/>
                <w:sz w:val="24"/>
              </w:rPr>
              <w:t>IServiceFoods</w:t>
            </w:r>
          </w:p>
        </w:tc>
      </w:tr>
      <w:tr w:rsidR="006E546F" w:rsidTr="00B91323">
        <w:tc>
          <w:tcPr>
            <w:tcW w:w="9345" w:type="dxa"/>
          </w:tcPr>
          <w:p w:rsidR="006E546F" w:rsidRPr="00864171" w:rsidRDefault="00864171" w:rsidP="008641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ru.psu.java.laba2.makmikcro.services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org.springframework.http.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ResponseEntity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ru.psu.java.laba2.makmikcro.model.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IDateWithCounter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java.time.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LocalDate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java.util.*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Интерфейс сервиса с бизнес-логикой для работы со списком еды.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@author Макарова П.Ф. 12.03.2023                            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*****************************************************************/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interface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IServiceFoods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Список всей еды.                                        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*************************************************************/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</w:rPr>
              <w:t>getAll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():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Iterable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Поиск еды по идентификатору.                            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864171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id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идентификатор еды для поиска в формате UUID.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*************************************************************/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</w:rPr>
              <w:t>getById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(id: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UUID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ResponseEntity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Поиск еды по названию.                                  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864171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name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название еды для поиска в формате String. 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*************************************************************/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</w:rPr>
              <w:t>getByName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(name: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Iterable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Поиск еды по калориям.                                  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864171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kal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калории еды для поиска в формате Double.   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*************************************************************/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</w:rPr>
              <w:t>getByKal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(kal: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Double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Iterable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&gt;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Поиск дней с определённой едой(Бананы).           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*************************************************************/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getByDayN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() 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List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&lt;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CFood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getWithMaxFoods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()                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List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&lt;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IDateWithCounter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/*************************************************************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Создание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/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изменение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еды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                                 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 @param </w:t>
            </w:r>
            <w:r w:rsidRPr="00864171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  <w:lang w:val="en-US"/>
              </w:rPr>
              <w:t xml:space="preserve">food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-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данные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еды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.                               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*************************************************************/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save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(food: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CFood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>/*************************************************************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br/>
              <w:t xml:space="preserve">     *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Удаление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еды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  <w:lang w:val="en-US"/>
              </w:rPr>
              <w:t xml:space="preserve">.                                         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864171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food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данные еды.                               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*************************************************************/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</w:rPr>
              <w:t>delete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(food: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CFood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 xml:space="preserve">   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Удаление еды по идентификатору.                         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 @param </w:t>
            </w:r>
            <w:r w:rsidRPr="00864171">
              <w:rPr>
                <w:rFonts w:ascii="Courier New" w:hAnsi="Courier New" w:cs="Courier New"/>
                <w:i/>
                <w:iCs/>
                <w:color w:val="3D3D3D"/>
                <w:sz w:val="20"/>
                <w:szCs w:val="20"/>
              </w:rPr>
              <w:t xml:space="preserve">id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- идентификатор еды для удаления.             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*************************************************************/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</w:rPr>
              <w:t>deleteById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(id: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UUID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</w:p>
        </w:tc>
      </w:tr>
    </w:tbl>
    <w:p w:rsidR="006E546F" w:rsidRDefault="006E546F" w:rsidP="006E546F">
      <w:pPr>
        <w:pStyle w:val="af4"/>
        <w:ind w:left="0" w:firstLine="0"/>
        <w:jc w:val="left"/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864171" w:rsidTr="00760B14">
        <w:tc>
          <w:tcPr>
            <w:tcW w:w="9345" w:type="dxa"/>
          </w:tcPr>
          <w:p w:rsidR="00864171" w:rsidRDefault="00864171" w:rsidP="00990524">
            <w:pPr>
              <w:pStyle w:val="af4"/>
              <w:ind w:left="0" w:firstLine="0"/>
              <w:jc w:val="center"/>
            </w:pPr>
            <w:r w:rsidRPr="00341B3D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 xml:space="preserve">30 </w:t>
            </w:r>
            <w:r w:rsidRPr="00341B3D">
              <w:rPr>
                <w:i/>
                <w:sz w:val="24"/>
              </w:rPr>
              <w:t xml:space="preserve"> –</w:t>
            </w:r>
            <w:r>
              <w:rPr>
                <w:i/>
                <w:sz w:val="24"/>
              </w:rPr>
              <w:t xml:space="preserve"> </w:t>
            </w:r>
            <w:r w:rsidRPr="00864171">
              <w:rPr>
                <w:i/>
                <w:sz w:val="24"/>
              </w:rPr>
              <w:t>IServiceTimeIntervals</w:t>
            </w:r>
          </w:p>
        </w:tc>
      </w:tr>
      <w:tr w:rsidR="00864171" w:rsidRPr="00962CE9" w:rsidTr="00760B14">
        <w:tc>
          <w:tcPr>
            <w:tcW w:w="9345" w:type="dxa"/>
          </w:tcPr>
          <w:p w:rsidR="00864171" w:rsidRPr="00864171" w:rsidRDefault="00864171" w:rsidP="008641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</w:pP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package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ru.psu.java.laba2.makmikcro.services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ru.psu.java.laba2.makmikcro.model.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CTimeInterval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java.util.*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interface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IServiceTimeIntervals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save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(timeinterval 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CTimeInterval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)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getAllByTimeIntervalId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(id: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UUID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):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List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&lt;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CTimeInterval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getAllTimeIntervals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():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List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&lt;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CTimeInterval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>}</w:t>
            </w:r>
          </w:p>
        </w:tc>
      </w:tr>
    </w:tbl>
    <w:p w:rsidR="006E546F" w:rsidRPr="00864171" w:rsidRDefault="006E546F" w:rsidP="00341B3D">
      <w:pPr>
        <w:pStyle w:val="af4"/>
        <w:ind w:left="0" w:firstLine="0"/>
        <w:jc w:val="left"/>
        <w:rPr>
          <w:lang w:val="en-US"/>
        </w:rPr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864171" w:rsidTr="00760B14">
        <w:tc>
          <w:tcPr>
            <w:tcW w:w="9345" w:type="dxa"/>
          </w:tcPr>
          <w:p w:rsidR="00864171" w:rsidRDefault="00864171" w:rsidP="00990524">
            <w:pPr>
              <w:pStyle w:val="af4"/>
              <w:ind w:left="0" w:firstLine="0"/>
              <w:jc w:val="center"/>
            </w:pPr>
            <w:r w:rsidRPr="00341B3D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 xml:space="preserve">31 </w:t>
            </w:r>
            <w:r w:rsidRPr="00341B3D">
              <w:rPr>
                <w:i/>
                <w:sz w:val="24"/>
              </w:rPr>
              <w:t xml:space="preserve"> –</w:t>
            </w:r>
            <w:r>
              <w:rPr>
                <w:i/>
                <w:sz w:val="24"/>
              </w:rPr>
              <w:t xml:space="preserve"> </w:t>
            </w:r>
            <w:r w:rsidRPr="00864171">
              <w:rPr>
                <w:i/>
                <w:sz w:val="24"/>
              </w:rPr>
              <w:t>IServiceWord</w:t>
            </w:r>
          </w:p>
        </w:tc>
      </w:tr>
      <w:tr w:rsidR="00864171" w:rsidTr="00760B14">
        <w:tc>
          <w:tcPr>
            <w:tcW w:w="9345" w:type="dxa"/>
          </w:tcPr>
          <w:p w:rsidR="00864171" w:rsidRPr="00864171" w:rsidRDefault="00864171" w:rsidP="008641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ru.psu.java.laba2.makmikcro.services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javax.servlet.http.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HttpServletResponse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/****************************************************************************************************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Интерфейс сервиса с бизнес-логикой для построения результатирующего файла.                     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 @author Макарова П.Ф. 12.03.2023                                                                      *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****************************************************************************************************/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interface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IServiceWord 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{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864171"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fun </w:t>
            </w:r>
            <w:r w:rsidRPr="00864171">
              <w:rPr>
                <w:rFonts w:ascii="Courier New" w:hAnsi="Courier New" w:cs="Courier New"/>
                <w:color w:val="00627A"/>
                <w:sz w:val="20"/>
                <w:szCs w:val="20"/>
              </w:rPr>
              <w:t>downloadWord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(response : </w:t>
            </w:r>
            <w:r w:rsidRPr="00864171">
              <w:rPr>
                <w:rFonts w:ascii="Courier New" w:hAnsi="Courier New" w:cs="Courier New"/>
                <w:color w:val="000000"/>
                <w:sz w:val="20"/>
                <w:szCs w:val="20"/>
              </w:rPr>
              <w:t>HttpServletResponse</w:t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) 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//получение отчёта</w:t>
            </w:r>
            <w:r w:rsidRPr="00864171"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864171">
              <w:rPr>
                <w:rFonts w:ascii="Courier New" w:hAnsi="Courier New" w:cs="Courier New"/>
                <w:color w:val="080808"/>
                <w:sz w:val="20"/>
                <w:szCs w:val="20"/>
              </w:rPr>
              <w:t>}</w:t>
            </w:r>
          </w:p>
        </w:tc>
      </w:tr>
    </w:tbl>
    <w:p w:rsidR="00864171" w:rsidRDefault="00864171" w:rsidP="00341B3D">
      <w:pPr>
        <w:pStyle w:val="af4"/>
        <w:ind w:left="0" w:firstLine="0"/>
        <w:jc w:val="left"/>
      </w:pPr>
    </w:p>
    <w:tbl>
      <w:tblPr>
        <w:tblStyle w:val="af2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9B4682" w:rsidTr="009B4682">
        <w:tc>
          <w:tcPr>
            <w:tcW w:w="9345" w:type="dxa"/>
          </w:tcPr>
          <w:p w:rsidR="009B4682" w:rsidRDefault="009B4682" w:rsidP="00990524">
            <w:pPr>
              <w:pStyle w:val="af4"/>
              <w:ind w:left="0" w:firstLine="0"/>
              <w:jc w:val="center"/>
            </w:pPr>
            <w:r w:rsidRPr="00341B3D">
              <w:rPr>
                <w:i/>
                <w:sz w:val="24"/>
              </w:rPr>
              <w:t xml:space="preserve">Листинг </w:t>
            </w:r>
            <w:r>
              <w:rPr>
                <w:i/>
                <w:sz w:val="24"/>
              </w:rPr>
              <w:t xml:space="preserve">32 </w:t>
            </w:r>
            <w:r w:rsidRPr="00341B3D">
              <w:rPr>
                <w:i/>
                <w:sz w:val="24"/>
              </w:rPr>
              <w:t>–</w:t>
            </w:r>
            <w:r>
              <w:rPr>
                <w:i/>
                <w:sz w:val="24"/>
              </w:rPr>
              <w:t xml:space="preserve"> </w:t>
            </w:r>
            <w:r w:rsidRPr="009B4682">
              <w:rPr>
                <w:i/>
                <w:sz w:val="24"/>
              </w:rPr>
              <w:t>CApplication</w:t>
            </w:r>
          </w:p>
        </w:tc>
      </w:tr>
      <w:tr w:rsidR="009B4682" w:rsidRPr="00962CE9" w:rsidTr="009B4682">
        <w:tc>
          <w:tcPr>
            <w:tcW w:w="9345" w:type="dxa"/>
          </w:tcPr>
          <w:p w:rsidR="009B4682" w:rsidRPr="009B4682" w:rsidRDefault="009B4682" w:rsidP="009B46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 w:line="240" w:lineRule="auto"/>
              <w:ind w:firstLine="0"/>
              <w:jc w:val="left"/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</w:pPr>
            <w:r w:rsidRPr="009B4682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package </w:t>
            </w:r>
            <w:r w:rsidRPr="009B4682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ru.psu.java.laba2.makmikcro</w:t>
            </w:r>
            <w:r w:rsidRPr="009B4682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9B4682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9B4682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import </w:t>
            </w:r>
            <w:r w:rsidRPr="009B4682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org.springframework.boot.autoconfigure.</w:t>
            </w:r>
            <w:r w:rsidRPr="009B4682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SpringBootApplication</w:t>
            </w:r>
            <w:r w:rsidRPr="009B4682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br/>
            </w:r>
            <w:r w:rsidRPr="009B4682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import </w:t>
            </w:r>
            <w:r w:rsidRPr="009B4682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org.springframework.boot.runApplication</w:t>
            </w:r>
            <w:r w:rsidRPr="009B4682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9B4682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</w:r>
            <w:r w:rsidRPr="009B4682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t>@SpringBootApplication</w:t>
            </w:r>
            <w:r w:rsidRPr="009B4682">
              <w:rPr>
                <w:rFonts w:ascii="Courier New" w:hAnsi="Courier New" w:cs="Courier New"/>
                <w:color w:val="9E880D"/>
                <w:sz w:val="20"/>
                <w:szCs w:val="20"/>
                <w:lang w:val="en-US"/>
              </w:rPr>
              <w:br/>
            </w:r>
            <w:r w:rsidRPr="009B4682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class </w:t>
            </w:r>
            <w:r w:rsidRPr="009B46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CApplication</w:t>
            </w:r>
            <w:r w:rsidRPr="009B46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9B46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9B4682">
              <w:rPr>
                <w:rFonts w:ascii="Courier New" w:hAnsi="Courier New" w:cs="Courier New"/>
                <w:color w:val="0033B3"/>
                <w:sz w:val="20"/>
                <w:szCs w:val="20"/>
                <w:lang w:val="en-US"/>
              </w:rPr>
              <w:t xml:space="preserve">fun </w:t>
            </w:r>
            <w:r w:rsidRPr="009B4682">
              <w:rPr>
                <w:rFonts w:ascii="Courier New" w:hAnsi="Courier New" w:cs="Courier New"/>
                <w:color w:val="00627A"/>
                <w:sz w:val="20"/>
                <w:szCs w:val="20"/>
                <w:lang w:val="en-US"/>
              </w:rPr>
              <w:t>main</w:t>
            </w:r>
            <w:r w:rsidRPr="009B4682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 xml:space="preserve">(args: </w:t>
            </w:r>
            <w:r w:rsidRPr="009B46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Array</w:t>
            </w:r>
            <w:r w:rsidRPr="009B4682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&lt;</w:t>
            </w:r>
            <w:r w:rsidRPr="009B46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String</w:t>
            </w:r>
            <w:r w:rsidRPr="009B4682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&gt;) {</w:t>
            </w:r>
            <w:r w:rsidRPr="009B4682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 xml:space="preserve">    </w:t>
            </w:r>
            <w:r w:rsidRPr="009B4682">
              <w:rPr>
                <w:rFonts w:ascii="Courier New" w:hAnsi="Courier New" w:cs="Courier New"/>
                <w:i/>
                <w:iCs/>
                <w:color w:val="00627A"/>
                <w:sz w:val="20"/>
                <w:szCs w:val="20"/>
                <w:lang w:val="en-US"/>
              </w:rPr>
              <w:t>runApplication</w:t>
            </w:r>
            <w:r w:rsidRPr="009B4682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&lt;</w:t>
            </w:r>
            <w:r w:rsidRPr="009B468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CApplication</w:t>
            </w:r>
            <w:r w:rsidRPr="009B4682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t>&gt;(*args)</w:t>
            </w:r>
            <w:r w:rsidRPr="009B4682">
              <w:rPr>
                <w:rFonts w:ascii="Courier New" w:hAnsi="Courier New" w:cs="Courier New"/>
                <w:color w:val="080808"/>
                <w:sz w:val="20"/>
                <w:szCs w:val="20"/>
                <w:lang w:val="en-US"/>
              </w:rPr>
              <w:br/>
              <w:t>}</w:t>
            </w:r>
          </w:p>
        </w:tc>
      </w:tr>
    </w:tbl>
    <w:p w:rsidR="006E546F" w:rsidRPr="009B4682" w:rsidRDefault="006E546F" w:rsidP="00341B3D">
      <w:pPr>
        <w:pStyle w:val="af4"/>
        <w:ind w:left="0" w:firstLine="0"/>
        <w:jc w:val="left"/>
        <w:rPr>
          <w:lang w:val="en-US"/>
        </w:rPr>
      </w:pPr>
    </w:p>
    <w:sectPr w:rsidR="006E546F" w:rsidRPr="009B4682" w:rsidSect="00962F3B">
      <w:foot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6747" w:rsidRDefault="002C6747" w:rsidP="00962F3B">
      <w:pPr>
        <w:spacing w:line="240" w:lineRule="auto"/>
      </w:pPr>
      <w:r>
        <w:separator/>
      </w:r>
    </w:p>
  </w:endnote>
  <w:endnote w:type="continuationSeparator" w:id="0">
    <w:p w:rsidR="002C6747" w:rsidRDefault="002C6747" w:rsidP="00962F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89522428"/>
      <w:docPartObj>
        <w:docPartGallery w:val="Page Numbers (Bottom of Page)"/>
        <w:docPartUnique/>
      </w:docPartObj>
    </w:sdtPr>
    <w:sdtContent>
      <w:p w:rsidR="00760B14" w:rsidRDefault="00760B1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4D0A">
          <w:rPr>
            <w:noProof/>
          </w:rPr>
          <w:t>26</w:t>
        </w:r>
        <w:r>
          <w:fldChar w:fldCharType="end"/>
        </w:r>
      </w:p>
    </w:sdtContent>
  </w:sdt>
  <w:p w:rsidR="00760B14" w:rsidRDefault="00760B1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6747" w:rsidRDefault="002C6747" w:rsidP="00962F3B">
      <w:pPr>
        <w:spacing w:line="240" w:lineRule="auto"/>
      </w:pPr>
      <w:r>
        <w:separator/>
      </w:r>
    </w:p>
  </w:footnote>
  <w:footnote w:type="continuationSeparator" w:id="0">
    <w:p w:rsidR="002C6747" w:rsidRDefault="002C6747" w:rsidP="00962F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A70EA"/>
    <w:multiLevelType w:val="hybridMultilevel"/>
    <w:tmpl w:val="FE8CE86A"/>
    <w:lvl w:ilvl="0" w:tplc="30626B6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107F7"/>
    <w:multiLevelType w:val="hybridMultilevel"/>
    <w:tmpl w:val="9CD885A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253145"/>
    <w:multiLevelType w:val="hybridMultilevel"/>
    <w:tmpl w:val="6CC428E8"/>
    <w:lvl w:ilvl="0" w:tplc="CB62E89A">
      <w:start w:val="1"/>
      <w:numFmt w:val="decimal"/>
      <w:pStyle w:val="a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CBE4A37"/>
    <w:multiLevelType w:val="hybridMultilevel"/>
    <w:tmpl w:val="AAF2AD80"/>
    <w:lvl w:ilvl="0" w:tplc="7AF802B2">
      <w:start w:val="1"/>
      <w:numFmt w:val="decimal"/>
      <w:pStyle w:val="1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pStyle w:val="1"/>
      <w:lvlText w:val="%9."/>
      <w:lvlJc w:val="right"/>
      <w:pPr>
        <w:ind w:left="6971" w:hanging="180"/>
      </w:pPr>
    </w:lvl>
  </w:abstractNum>
  <w:abstractNum w:abstractNumId="4" w15:restartNumberingAfterBreak="0">
    <w:nsid w:val="2120741D"/>
    <w:multiLevelType w:val="multilevel"/>
    <w:tmpl w:val="D270BB9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94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23426298"/>
    <w:multiLevelType w:val="multilevel"/>
    <w:tmpl w:val="6FACA05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8034256"/>
    <w:multiLevelType w:val="multilevel"/>
    <w:tmpl w:val="BB56475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94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2C987CAE"/>
    <w:multiLevelType w:val="multilevel"/>
    <w:tmpl w:val="5C604AC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D0C5CEF"/>
    <w:multiLevelType w:val="hybridMultilevel"/>
    <w:tmpl w:val="65DAB3D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D520A6A4"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C054707"/>
    <w:multiLevelType w:val="hybridMultilevel"/>
    <w:tmpl w:val="43DCC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846DCF"/>
    <w:multiLevelType w:val="hybridMultilevel"/>
    <w:tmpl w:val="F36E6A10"/>
    <w:lvl w:ilvl="0" w:tplc="D02E0AC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D730C6"/>
    <w:multiLevelType w:val="hybridMultilevel"/>
    <w:tmpl w:val="95C08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8460A0"/>
    <w:multiLevelType w:val="hybridMultilevel"/>
    <w:tmpl w:val="5B1EFC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6D058C"/>
    <w:multiLevelType w:val="multilevel"/>
    <w:tmpl w:val="536E2F3C"/>
    <w:lvl w:ilvl="0">
      <w:start w:val="1"/>
      <w:numFmt w:val="decimal"/>
      <w:pStyle w:val="10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994" w:hanging="576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6898679D"/>
    <w:multiLevelType w:val="hybridMultilevel"/>
    <w:tmpl w:val="B51A364C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CCC0B5F"/>
    <w:multiLevelType w:val="hybridMultilevel"/>
    <w:tmpl w:val="FE8C032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13"/>
  </w:num>
  <w:num w:numId="3">
    <w:abstractNumId w:val="5"/>
  </w:num>
  <w:num w:numId="4">
    <w:abstractNumId w:val="11"/>
  </w:num>
  <w:num w:numId="5">
    <w:abstractNumId w:val="13"/>
  </w:num>
  <w:num w:numId="6">
    <w:abstractNumId w:val="9"/>
  </w:num>
  <w:num w:numId="7">
    <w:abstractNumId w:val="12"/>
  </w:num>
  <w:num w:numId="8">
    <w:abstractNumId w:val="14"/>
  </w:num>
  <w:num w:numId="9">
    <w:abstractNumId w:val="2"/>
  </w:num>
  <w:num w:numId="10">
    <w:abstractNumId w:val="2"/>
    <w:lvlOverride w:ilvl="0">
      <w:startOverride w:val="1"/>
    </w:lvlOverride>
  </w:num>
  <w:num w:numId="11">
    <w:abstractNumId w:val="1"/>
  </w:num>
  <w:num w:numId="12">
    <w:abstractNumId w:val="15"/>
  </w:num>
  <w:num w:numId="13">
    <w:abstractNumId w:val="8"/>
  </w:num>
  <w:num w:numId="14">
    <w:abstractNumId w:val="7"/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</w:num>
  <w:num w:numId="22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Ольга Родыгина">
    <w15:presenceInfo w15:providerId="None" w15:userId="Ольга Родыги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EED"/>
    <w:rsid w:val="000711C9"/>
    <w:rsid w:val="000B1FC3"/>
    <w:rsid w:val="000C0FAF"/>
    <w:rsid w:val="000D3E67"/>
    <w:rsid w:val="000E695D"/>
    <w:rsid w:val="001134D9"/>
    <w:rsid w:val="001B4565"/>
    <w:rsid w:val="001C3C20"/>
    <w:rsid w:val="0020056E"/>
    <w:rsid w:val="00213230"/>
    <w:rsid w:val="00240368"/>
    <w:rsid w:val="00291615"/>
    <w:rsid w:val="002C1DF8"/>
    <w:rsid w:val="002C6747"/>
    <w:rsid w:val="00312114"/>
    <w:rsid w:val="0032237C"/>
    <w:rsid w:val="00341B3D"/>
    <w:rsid w:val="00363483"/>
    <w:rsid w:val="00376750"/>
    <w:rsid w:val="003A248E"/>
    <w:rsid w:val="003B12E1"/>
    <w:rsid w:val="00446B8D"/>
    <w:rsid w:val="004E0006"/>
    <w:rsid w:val="004E283D"/>
    <w:rsid w:val="004E650D"/>
    <w:rsid w:val="004F1C6A"/>
    <w:rsid w:val="00541EB4"/>
    <w:rsid w:val="00543ED7"/>
    <w:rsid w:val="005461B8"/>
    <w:rsid w:val="00563B2B"/>
    <w:rsid w:val="00573A9D"/>
    <w:rsid w:val="005A57A9"/>
    <w:rsid w:val="005B60F6"/>
    <w:rsid w:val="005C54EA"/>
    <w:rsid w:val="0064640E"/>
    <w:rsid w:val="006673E1"/>
    <w:rsid w:val="00694442"/>
    <w:rsid w:val="006C46B1"/>
    <w:rsid w:val="006E546F"/>
    <w:rsid w:val="00760B14"/>
    <w:rsid w:val="007A7EED"/>
    <w:rsid w:val="00812DC4"/>
    <w:rsid w:val="00864171"/>
    <w:rsid w:val="008B0E8A"/>
    <w:rsid w:val="00914D0A"/>
    <w:rsid w:val="00951303"/>
    <w:rsid w:val="00962CE9"/>
    <w:rsid w:val="00962F3B"/>
    <w:rsid w:val="00990524"/>
    <w:rsid w:val="009B4682"/>
    <w:rsid w:val="00A17CEE"/>
    <w:rsid w:val="00AB13DF"/>
    <w:rsid w:val="00B210E2"/>
    <w:rsid w:val="00B54F5D"/>
    <w:rsid w:val="00B91323"/>
    <w:rsid w:val="00B963D3"/>
    <w:rsid w:val="00C515D9"/>
    <w:rsid w:val="00C77BF0"/>
    <w:rsid w:val="00CC2B02"/>
    <w:rsid w:val="00CD7DC1"/>
    <w:rsid w:val="00D13E5D"/>
    <w:rsid w:val="00D347F6"/>
    <w:rsid w:val="00D649EB"/>
    <w:rsid w:val="00D8058E"/>
    <w:rsid w:val="00D8786C"/>
    <w:rsid w:val="00DA49E3"/>
    <w:rsid w:val="00E11E81"/>
    <w:rsid w:val="00E27339"/>
    <w:rsid w:val="00E37E04"/>
    <w:rsid w:val="00E55385"/>
    <w:rsid w:val="00E71D2E"/>
    <w:rsid w:val="00E735EB"/>
    <w:rsid w:val="00ED19E8"/>
    <w:rsid w:val="00F16BDF"/>
    <w:rsid w:val="00F32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7FB54"/>
  <w15:chartTrackingRefBased/>
  <w15:docId w15:val="{D164349B-8286-443A-8FEE-DA8CD552E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94442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0">
    <w:name w:val="heading 1"/>
    <w:next w:val="a0"/>
    <w:link w:val="11"/>
    <w:uiPriority w:val="99"/>
    <w:qFormat/>
    <w:rsid w:val="000D3E67"/>
    <w:pPr>
      <w:keepNext/>
      <w:numPr>
        <w:numId w:val="5"/>
      </w:numPr>
      <w:suppressAutoHyphens/>
      <w:autoSpaceDE w:val="0"/>
      <w:autoSpaceDN w:val="0"/>
      <w:adjustRightInd w:val="0"/>
      <w:spacing w:before="120" w:after="12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2">
    <w:name w:val="heading 2"/>
    <w:next w:val="a0"/>
    <w:link w:val="20"/>
    <w:uiPriority w:val="99"/>
    <w:qFormat/>
    <w:rsid w:val="000D3E67"/>
    <w:pPr>
      <w:keepNext/>
      <w:numPr>
        <w:ilvl w:val="1"/>
        <w:numId w:val="5"/>
      </w:numPr>
      <w:suppressAutoHyphens/>
      <w:autoSpaceDE w:val="0"/>
      <w:autoSpaceDN w:val="0"/>
      <w:adjustRightInd w:val="0"/>
      <w:spacing w:before="120" w:after="120" w:line="360" w:lineRule="auto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heading 3"/>
    <w:next w:val="a0"/>
    <w:link w:val="30"/>
    <w:uiPriority w:val="99"/>
    <w:qFormat/>
    <w:rsid w:val="000D3E67"/>
    <w:pPr>
      <w:keepNext/>
      <w:numPr>
        <w:ilvl w:val="2"/>
        <w:numId w:val="5"/>
      </w:numPr>
      <w:spacing w:before="120" w:after="120" w:line="360" w:lineRule="auto"/>
      <w:jc w:val="center"/>
      <w:outlineLvl w:val="2"/>
    </w:pPr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paragraph" w:styleId="4">
    <w:name w:val="heading 4"/>
    <w:basedOn w:val="a0"/>
    <w:next w:val="a0"/>
    <w:link w:val="40"/>
    <w:uiPriority w:val="9"/>
    <w:unhideWhenUsed/>
    <w:rsid w:val="000D3E67"/>
    <w:pPr>
      <w:keepNext/>
      <w:numPr>
        <w:ilvl w:val="3"/>
        <w:numId w:val="5"/>
      </w:numPr>
      <w:spacing w:before="240" w:after="60"/>
      <w:outlineLvl w:val="3"/>
    </w:pPr>
    <w:rPr>
      <w:rFonts w:asciiTheme="minorHAnsi" w:eastAsiaTheme="minorEastAsia" w:hAnsiTheme="minorHAnsi"/>
      <w:b/>
      <w:bCs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rsid w:val="000D3E67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D3E67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D3E67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D3E67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B963D3"/>
    <w:pPr>
      <w:keepNext/>
      <w:keepLines/>
      <w:numPr>
        <w:ilvl w:val="8"/>
        <w:numId w:val="5"/>
      </w:numPr>
      <w:spacing w:before="40" w:line="259" w:lineRule="auto"/>
      <w:jc w:val="left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Стиль1"/>
    <w:basedOn w:val="9"/>
    <w:next w:val="a0"/>
    <w:link w:val="12"/>
    <w:qFormat/>
    <w:rsid w:val="00B963D3"/>
    <w:pPr>
      <w:numPr>
        <w:numId w:val="1"/>
      </w:numPr>
      <w:spacing w:line="360" w:lineRule="auto"/>
      <w:ind w:left="0" w:hanging="426"/>
      <w:jc w:val="center"/>
    </w:pPr>
    <w:rPr>
      <w:rFonts w:ascii="Times New Roman" w:hAnsi="Times New Roman"/>
      <w:b/>
      <w:i w:val="0"/>
      <w:sz w:val="28"/>
      <w:lang w:eastAsia="ru-RU"/>
    </w:rPr>
  </w:style>
  <w:style w:type="character" w:customStyle="1" w:styleId="12">
    <w:name w:val="Стиль1 Знак"/>
    <w:basedOn w:val="90"/>
    <w:link w:val="1"/>
    <w:rsid w:val="00B963D3"/>
    <w:rPr>
      <w:rFonts w:ascii="Times New Roman" w:eastAsiaTheme="majorEastAsia" w:hAnsi="Times New Roman" w:cstheme="majorBidi"/>
      <w:b/>
      <w:i w:val="0"/>
      <w:iCs/>
      <w:color w:val="272727" w:themeColor="text1" w:themeTint="D8"/>
      <w:sz w:val="28"/>
      <w:szCs w:val="21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B963D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4">
    <w:name w:val="Title"/>
    <w:next w:val="a0"/>
    <w:link w:val="a5"/>
    <w:uiPriority w:val="10"/>
    <w:qFormat/>
    <w:rsid w:val="00694442"/>
    <w:pPr>
      <w:spacing w:after="200" w:line="276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a5">
    <w:name w:val="Заголовок Знак"/>
    <w:basedOn w:val="a1"/>
    <w:link w:val="a4"/>
    <w:uiPriority w:val="10"/>
    <w:rsid w:val="00694442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6">
    <w:name w:val="header"/>
    <w:basedOn w:val="a0"/>
    <w:link w:val="a7"/>
    <w:uiPriority w:val="99"/>
    <w:unhideWhenUsed/>
    <w:rsid w:val="00962F3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962F3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footer"/>
    <w:basedOn w:val="a0"/>
    <w:link w:val="a9"/>
    <w:uiPriority w:val="99"/>
    <w:unhideWhenUsed/>
    <w:rsid w:val="00962F3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962F3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toc 2"/>
    <w:next w:val="a0"/>
    <w:autoRedefine/>
    <w:uiPriority w:val="39"/>
    <w:unhideWhenUsed/>
    <w:rsid w:val="000D3E67"/>
    <w:pPr>
      <w:tabs>
        <w:tab w:val="left" w:pos="1320"/>
        <w:tab w:val="right" w:leader="dot" w:pos="9962"/>
      </w:tabs>
      <w:spacing w:after="0" w:line="360" w:lineRule="auto"/>
      <w:ind w:left="238" w:firstLine="284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3">
    <w:name w:val="toc 1"/>
    <w:next w:val="a0"/>
    <w:autoRedefine/>
    <w:uiPriority w:val="39"/>
    <w:unhideWhenUsed/>
    <w:rsid w:val="000D3E67"/>
    <w:pPr>
      <w:tabs>
        <w:tab w:val="left" w:pos="482"/>
        <w:tab w:val="right" w:leader="dot" w:pos="9962"/>
      </w:tabs>
      <w:spacing w:after="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a">
    <w:name w:val="Hyperlink"/>
    <w:basedOn w:val="a1"/>
    <w:uiPriority w:val="99"/>
    <w:unhideWhenUsed/>
    <w:rsid w:val="000D3E67"/>
    <w:rPr>
      <w:rFonts w:cs="Times New Roman"/>
      <w:color w:val="0563C1" w:themeColor="hyperlink"/>
      <w:u w:val="single"/>
    </w:rPr>
  </w:style>
  <w:style w:type="character" w:customStyle="1" w:styleId="11">
    <w:name w:val="Заголовок 1 Знак"/>
    <w:basedOn w:val="a1"/>
    <w:link w:val="10"/>
    <w:uiPriority w:val="99"/>
    <w:rsid w:val="000D3E6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9"/>
    <w:rsid w:val="000D3E6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9"/>
    <w:rsid w:val="000D3E67"/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0D3E67"/>
    <w:rPr>
      <w:rFonts w:eastAsiaTheme="minorEastAsia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0D3E67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0D3E67"/>
    <w:rPr>
      <w:rFonts w:asciiTheme="majorHAnsi" w:eastAsiaTheme="majorEastAsia" w:hAnsiTheme="majorHAnsi" w:cstheme="majorBidi"/>
      <w:color w:val="1F4D78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0D3E67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0D3E6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styleId="ab">
    <w:name w:val="annotation reference"/>
    <w:basedOn w:val="a1"/>
    <w:uiPriority w:val="99"/>
    <w:semiHidden/>
    <w:unhideWhenUsed/>
    <w:rsid w:val="004E0006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4E0006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4E000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Balloon Text"/>
    <w:basedOn w:val="a0"/>
    <w:link w:val="af"/>
    <w:uiPriority w:val="99"/>
    <w:semiHidden/>
    <w:unhideWhenUsed/>
    <w:rsid w:val="004E000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4E0006"/>
    <w:rPr>
      <w:rFonts w:ascii="Segoe UI" w:eastAsia="Times New Roman" w:hAnsi="Segoe UI" w:cs="Segoe UI"/>
      <w:sz w:val="18"/>
      <w:szCs w:val="18"/>
      <w:lang w:eastAsia="ru-RU"/>
    </w:rPr>
  </w:style>
  <w:style w:type="paragraph" w:styleId="af0">
    <w:name w:val="annotation subject"/>
    <w:basedOn w:val="ac"/>
    <w:next w:val="ac"/>
    <w:link w:val="af1"/>
    <w:uiPriority w:val="99"/>
    <w:semiHidden/>
    <w:unhideWhenUsed/>
    <w:rsid w:val="004E0006"/>
    <w:rPr>
      <w:b/>
      <w:bCs/>
    </w:rPr>
  </w:style>
  <w:style w:type="character" w:customStyle="1" w:styleId="af1">
    <w:name w:val="Тема примечания Знак"/>
    <w:basedOn w:val="ad"/>
    <w:link w:val="af0"/>
    <w:uiPriority w:val="99"/>
    <w:semiHidden/>
    <w:rsid w:val="004E000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table" w:styleId="af2">
    <w:name w:val="Table Grid"/>
    <w:basedOn w:val="a2"/>
    <w:uiPriority w:val="99"/>
    <w:rsid w:val="004E00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Подпись таблицы"/>
    <w:basedOn w:val="af4"/>
    <w:link w:val="af5"/>
    <w:qFormat/>
    <w:rsid w:val="004E0006"/>
    <w:pPr>
      <w:spacing w:before="120" w:after="120" w:line="240" w:lineRule="auto"/>
      <w:ind w:left="0" w:firstLine="0"/>
      <w:contextualSpacing w:val="0"/>
      <w:jc w:val="right"/>
    </w:pPr>
  </w:style>
  <w:style w:type="character" w:customStyle="1" w:styleId="af5">
    <w:name w:val="Подпись таблицы Знак"/>
    <w:basedOn w:val="a1"/>
    <w:link w:val="af3"/>
    <w:rsid w:val="004E000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6">
    <w:name w:val="Содержимое таблицы"/>
    <w:basedOn w:val="af4"/>
    <w:link w:val="af7"/>
    <w:qFormat/>
    <w:rsid w:val="004E0006"/>
    <w:pPr>
      <w:spacing w:line="240" w:lineRule="auto"/>
      <w:ind w:left="0" w:firstLine="0"/>
      <w:contextualSpacing w:val="0"/>
    </w:pPr>
  </w:style>
  <w:style w:type="character" w:customStyle="1" w:styleId="af7">
    <w:name w:val="Содержимое таблицы Знак"/>
    <w:basedOn w:val="a1"/>
    <w:link w:val="af6"/>
    <w:rsid w:val="004E000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8">
    <w:name w:val="Наименование таблицы"/>
    <w:link w:val="af9"/>
    <w:qFormat/>
    <w:rsid w:val="004E0006"/>
    <w:pPr>
      <w:spacing w:after="200" w:line="276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9">
    <w:name w:val="Наименование таблицы Знак"/>
    <w:basedOn w:val="af5"/>
    <w:link w:val="af8"/>
    <w:rsid w:val="004E000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4">
    <w:name w:val="List Paragraph"/>
    <w:basedOn w:val="a0"/>
    <w:uiPriority w:val="34"/>
    <w:qFormat/>
    <w:rsid w:val="004E0006"/>
    <w:pPr>
      <w:ind w:left="720"/>
      <w:contextualSpacing/>
    </w:pPr>
  </w:style>
  <w:style w:type="paragraph" w:customStyle="1" w:styleId="a">
    <w:name w:val="Список цифрами"/>
    <w:basedOn w:val="a0"/>
    <w:qFormat/>
    <w:rsid w:val="004E0006"/>
    <w:pPr>
      <w:numPr>
        <w:numId w:val="9"/>
      </w:numPr>
    </w:pPr>
  </w:style>
  <w:style w:type="paragraph" w:customStyle="1" w:styleId="afa">
    <w:name w:val="Подпись рисунка"/>
    <w:link w:val="afb"/>
    <w:qFormat/>
    <w:rsid w:val="00AB13DF"/>
    <w:pPr>
      <w:spacing w:before="120" w:after="120" w:line="276" w:lineRule="auto"/>
      <w:jc w:val="center"/>
    </w:pPr>
    <w:rPr>
      <w:rFonts w:ascii="Times New Roman" w:eastAsia="Times New Roman" w:hAnsi="Times New Roman" w:cs="Times New Roman"/>
      <w:i/>
      <w:iCs/>
      <w:noProof/>
      <w:sz w:val="24"/>
      <w:szCs w:val="24"/>
      <w:lang w:eastAsia="ru-RU"/>
    </w:rPr>
  </w:style>
  <w:style w:type="character" w:customStyle="1" w:styleId="afb">
    <w:name w:val="Подпись рисунка Знак"/>
    <w:basedOn w:val="a1"/>
    <w:link w:val="afa"/>
    <w:rsid w:val="00AB13DF"/>
    <w:rPr>
      <w:rFonts w:ascii="Times New Roman" w:eastAsia="Times New Roman" w:hAnsi="Times New Roman" w:cs="Times New Roman"/>
      <w:i/>
      <w:iCs/>
      <w:noProof/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4E65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4E65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c">
    <w:name w:val="FollowedHyperlink"/>
    <w:basedOn w:val="a1"/>
    <w:uiPriority w:val="99"/>
    <w:semiHidden/>
    <w:unhideWhenUsed/>
    <w:rsid w:val="004E283D"/>
    <w:rPr>
      <w:color w:val="954F72" w:themeColor="followedHyperlink"/>
      <w:u w:val="single"/>
    </w:rPr>
  </w:style>
  <w:style w:type="paragraph" w:styleId="afd">
    <w:name w:val="caption"/>
    <w:basedOn w:val="a0"/>
    <w:next w:val="a0"/>
    <w:uiPriority w:val="35"/>
    <w:unhideWhenUsed/>
    <w:qFormat/>
    <w:rsid w:val="004F1C6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9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6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3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2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3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3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5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9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8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78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7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4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4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8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1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1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6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3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7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3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2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3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1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8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4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8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habr.com/ru/post/490586/" TargetMode="External"/><Relationship Id="rId50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habr.com/ru/post/590607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postman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azure.microsoft.com/ru-ru/resources/cloud-computing-dictionary/what-is-postgresq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D5828A-D165-4DBE-90B0-6EC5EECAD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54</Pages>
  <Words>10683</Words>
  <Characters>60895</Characters>
  <Application>Microsoft Office Word</Application>
  <DocSecurity>0</DocSecurity>
  <Lines>507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35</cp:revision>
  <dcterms:created xsi:type="dcterms:W3CDTF">2023-03-18T17:35:00Z</dcterms:created>
  <dcterms:modified xsi:type="dcterms:W3CDTF">2023-03-20T11:09:00Z</dcterms:modified>
</cp:coreProperties>
</file>